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97127110"/>
        <w:docPartObj>
          <w:docPartGallery w:val="Cover Pages"/>
          <w:docPartUnique/>
        </w:docPartObj>
      </w:sdtPr>
      <w:sdtEndPr>
        <w:rPr>
          <w:rFonts w:ascii="Calibri" w:eastAsia="Times New Roman" w:hAnsi="Calibri" w:cs="Times New Roman"/>
          <w:b/>
          <w:bCs/>
          <w:color w:val="000000"/>
          <w:sz w:val="22"/>
          <w:szCs w:val="22"/>
        </w:rPr>
      </w:sdtEndPr>
      <w:sdtContent>
        <w:p w14:paraId="515941D6" w14:textId="77777777" w:rsidR="000C7557" w:rsidRDefault="005B5DA3" w:rsidP="00F26B4D">
          <w:pPr>
            <w:jc w:val="both"/>
          </w:pPr>
          <w:r>
            <w:rPr>
              <w:noProof/>
            </w:rPr>
            <mc:AlternateContent>
              <mc:Choice Requires="wps">
                <w:drawing>
                  <wp:anchor distT="0" distB="0" distL="114300" distR="114300" simplePos="0" relativeHeight="251657216" behindDoc="1" locked="0" layoutInCell="1" allowOverlap="1" wp14:anchorId="49888746" wp14:editId="15BA5AC7">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7070" cy="3028950"/>
                    <wp:effectExtent l="0" t="0" r="6985" b="12700"/>
                    <wp:wrapNone/>
                    <wp:docPr id="5" name="Text Box 4" descr="Cover page content layout"/>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37070" cy="3028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Pr>
                                <w:tblGrid>
                                  <w:gridCol w:w="820"/>
                                  <w:gridCol w:w="10259"/>
                                </w:tblGrid>
                                <w:tr w:rsidR="007E52FB" w14:paraId="6DC1E42C" w14:textId="77777777">
                                  <w:trPr>
                                    <w:trHeight w:val="2376"/>
                                  </w:trPr>
                                  <w:tc>
                                    <w:tcPr>
                                      <w:tcW w:w="370" w:type="pct"/>
                                      <w:shd w:val="clear" w:color="auto" w:fill="5B9BD5" w:themeFill="accent1"/>
                                    </w:tcPr>
                                    <w:p w14:paraId="22B48447" w14:textId="77777777" w:rsidR="007E52FB" w:rsidRDefault="007E52FB"/>
                                  </w:tc>
                                  <w:sdt>
                                    <w:sdtPr>
                                      <w:rPr>
                                        <w:rFonts w:asciiTheme="majorHAnsi" w:hAnsiTheme="majorHAnsi"/>
                                        <w:color w:val="FFFFFF" w:themeColor="background1"/>
                                        <w:sz w:val="96"/>
                                        <w:szCs w:val="96"/>
                                      </w:rPr>
                                      <w:alias w:val="Title"/>
                                      <w:tag w:val=""/>
                                      <w:id w:val="739824258"/>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02435FE1" w14:textId="77777777" w:rsidR="007E52FB" w:rsidRDefault="007E52FB" w:rsidP="000C7557">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Virtual Backdrop</w:t>
                                          </w:r>
                                        </w:p>
                                      </w:tc>
                                    </w:sdtContent>
                                  </w:sdt>
                                </w:tr>
                                <w:tr w:rsidR="007E52FB" w14:paraId="31EA37AC" w14:textId="77777777">
                                  <w:trPr>
                                    <w:trHeight w:hRule="exact" w:val="648"/>
                                  </w:trPr>
                                  <w:tc>
                                    <w:tcPr>
                                      <w:tcW w:w="370" w:type="pct"/>
                                      <w:shd w:val="clear" w:color="auto" w:fill="5B9BD5" w:themeFill="accent1"/>
                                    </w:tcPr>
                                    <w:p w14:paraId="425B56FC" w14:textId="77777777" w:rsidR="007E52FB" w:rsidRDefault="007E52FB"/>
                                  </w:tc>
                                  <w:tc>
                                    <w:tcPr>
                                      <w:tcW w:w="4630" w:type="pct"/>
                                      <w:shd w:val="clear" w:color="auto" w:fill="404040" w:themeFill="text1" w:themeFillTint="BF"/>
                                      <w:vAlign w:val="bottom"/>
                                    </w:tcPr>
                                    <w:p w14:paraId="4524DAC9" w14:textId="77777777" w:rsidR="007E52FB" w:rsidRDefault="007E52FB">
                                      <w:pPr>
                                        <w:ind w:left="360" w:right="360"/>
                                        <w:rPr>
                                          <w:color w:val="FFFFFF" w:themeColor="background1"/>
                                          <w:sz w:val="28"/>
                                          <w:szCs w:val="28"/>
                                        </w:rPr>
                                      </w:pPr>
                                    </w:p>
                                  </w:tc>
                                </w:tr>
                                <w:tr w:rsidR="007E52FB" w14:paraId="662DAFE4" w14:textId="77777777">
                                  <w:tc>
                                    <w:tcPr>
                                      <w:tcW w:w="370" w:type="pct"/>
                                      <w:shd w:val="clear" w:color="auto" w:fill="5B9BD5" w:themeFill="accent1"/>
                                    </w:tcPr>
                                    <w:p w14:paraId="0166957C" w14:textId="77777777" w:rsidR="007E52FB" w:rsidRDefault="007E52FB"/>
                                  </w:tc>
                                  <w:tc>
                                    <w:tcPr>
                                      <w:tcW w:w="4630" w:type="pct"/>
                                      <w:shd w:val="clear" w:color="auto" w:fill="404040" w:themeFill="text1" w:themeFillTint="BF"/>
                                      <w:vAlign w:val="bottom"/>
                                    </w:tcPr>
                                    <w:p w14:paraId="57815AE9" w14:textId="77777777" w:rsidR="007E52FB" w:rsidRDefault="00701417">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dataBinding w:prefixMappings="xmlns:ns0='http://purl.org/dc/elements/1.1/' xmlns:ns1='http://schemas.openxmlformats.org/package/2006/metadata/core-properties' " w:xpath="/ns1:coreProperties[1]/ns0:creator[1]" w:storeItemID="{6C3C8BC8-F283-45AE-878A-BAB7291924A1}"/>
                                          <w:text/>
                                        </w:sdtPr>
                                        <w:sdtEndPr/>
                                        <w:sdtContent>
                                          <w:r w:rsidR="007E52FB">
                                            <w:rPr>
                                              <w:color w:val="FFFFFF" w:themeColor="background1"/>
                                              <w:sz w:val="28"/>
                                              <w:szCs w:val="28"/>
                                            </w:rPr>
                                            <w:t>Edward Jezisek, Nichole Dugan, Brian Schulte</w:t>
                                          </w:r>
                                        </w:sdtContent>
                                      </w:sdt>
                                    </w:p>
                                    <w:sdt>
                                      <w:sdtPr>
                                        <w:rPr>
                                          <w:color w:val="FFFFFF" w:themeColor="background1"/>
                                          <w:sz w:val="28"/>
                                          <w:szCs w:val="28"/>
                                        </w:rPr>
                                        <w:alias w:val="Course title"/>
                                        <w:tag w:val=""/>
                                        <w:id w:val="-15923909"/>
                                        <w:dataBinding w:prefixMappings="xmlns:ns0='http://purl.org/dc/elements/1.1/' xmlns:ns1='http://schemas.openxmlformats.org/package/2006/metadata/core-properties' " w:xpath="/ns1:coreProperties[1]/ns1:category[1]" w:storeItemID="{6C3C8BC8-F283-45AE-878A-BAB7291924A1}"/>
                                        <w:text/>
                                      </w:sdtPr>
                                      <w:sdtEndPr/>
                                      <w:sdtContent>
                                        <w:p w14:paraId="18898493" w14:textId="77777777" w:rsidR="007E52FB" w:rsidRDefault="007E52FB">
                                          <w:pPr>
                                            <w:pStyle w:val="NoSpacing"/>
                                            <w:spacing w:line="288" w:lineRule="auto"/>
                                            <w:ind w:left="360" w:right="360"/>
                                            <w:rPr>
                                              <w:color w:val="FFFFFF" w:themeColor="background1"/>
                                              <w:sz w:val="28"/>
                                              <w:szCs w:val="28"/>
                                            </w:rPr>
                                          </w:pPr>
                                          <w:r>
                                            <w:rPr>
                                              <w:color w:val="FFFFFF" w:themeColor="background1"/>
                                              <w:sz w:val="28"/>
                                              <w:szCs w:val="28"/>
                                            </w:rPr>
                                            <w:t>CprE 575</w:t>
                                          </w:r>
                                        </w:p>
                                      </w:sdtContent>
                                    </w:sdt>
                                    <w:sdt>
                                      <w:sdtPr>
                                        <w:rPr>
                                          <w:color w:val="FFFFFF" w:themeColor="background1"/>
                                          <w:sz w:val="28"/>
                                          <w:szCs w:val="28"/>
                                        </w:rPr>
                                        <w:alias w:val="Date"/>
                                        <w:tag w:val=""/>
                                        <w:id w:val="748164578"/>
                                        <w:dataBinding w:prefixMappings="xmlns:ns0='http://schemas.microsoft.com/office/2006/coverPageProps' " w:xpath="/ns0:CoverPageProperties[1]/ns0:PublishDate[1]" w:storeItemID="{55AF091B-3C7A-41E3-B477-F2FDAA23CFDA}"/>
                                        <w:date w:fullDate="2016-04-25T00:00:00Z">
                                          <w:dateFormat w:val="M/d/yy"/>
                                          <w:lid w:val="en-US"/>
                                          <w:storeMappedDataAs w:val="dateTime"/>
                                          <w:calendar w:val="gregorian"/>
                                        </w:date>
                                      </w:sdtPr>
                                      <w:sdtEndPr/>
                                      <w:sdtContent>
                                        <w:p w14:paraId="6EAFB7DE" w14:textId="08D29C03" w:rsidR="007E52FB" w:rsidRDefault="005E6672">
                                          <w:pPr>
                                            <w:pStyle w:val="NoSpacing"/>
                                            <w:spacing w:after="240" w:line="288" w:lineRule="auto"/>
                                            <w:ind w:left="360" w:right="360"/>
                                            <w:rPr>
                                              <w:color w:val="FFFFFF" w:themeColor="background1"/>
                                              <w:sz w:val="28"/>
                                              <w:szCs w:val="28"/>
                                            </w:rPr>
                                          </w:pPr>
                                          <w:r>
                                            <w:rPr>
                                              <w:color w:val="FFFFFF" w:themeColor="background1"/>
                                              <w:sz w:val="28"/>
                                              <w:szCs w:val="28"/>
                                            </w:rPr>
                                            <w:t>4/25/16</w:t>
                                          </w:r>
                                        </w:p>
                                      </w:sdtContent>
                                    </w:sdt>
                                  </w:tc>
                                </w:tr>
                              </w:tbl>
                              <w:p w14:paraId="01C19B91" w14:textId="77777777" w:rsidR="007E52FB" w:rsidRDefault="007E52FB"/>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49888746" id="_x0000_t202" coordsize="21600,21600" o:spt="202" path="m,l,21600r21600,l21600,xe">
                    <v:stroke joinstyle="miter"/>
                    <v:path gradientshapeok="t" o:connecttype="rect"/>
                  </v:shapetype>
                  <v:shape id="Text Box 4" o:spid="_x0000_s1026" type="#_x0000_t202" alt="Cover page content layout" style="position:absolute;left:0;text-align:left;margin-left:0;margin-top:0;width:554.1pt;height:238.5pt;z-index:-251659264;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" filled="f" stroked="f" strokeweight=".5pt">
                    <v:path arrowok="t"/>
                    <v:textbox style="mso-fit-shape-to-text:t" inset="0,0,0,0">
                      <w:txbxContent>
                        <w:tbl>
                          <w:tblPr>
                            <w:tblW w:w="5000" w:type="pct"/>
                            <w:tblCellMar>
                              <w:left w:w="0" w:type="dxa"/>
                              <w:right w:w="0" w:type="dxa"/>
                            </w:tblCellMar>
                            <w:tblLook w:val="04A0" w:firstRow="1" w:lastRow="0" w:firstColumn="1" w:lastColumn="0" w:noHBand="0" w:noVBand="1"/>
                          </w:tblPr>
                          <w:tblGrid>
                            <w:gridCol w:w="820"/>
                            <w:gridCol w:w="10259"/>
                          </w:tblGrid>
                          <w:tr w:rsidR="007E52FB" w14:paraId="6DC1E42C" w14:textId="77777777">
                            <w:trPr>
                              <w:trHeight w:val="2376"/>
                            </w:trPr>
                            <w:tc>
                              <w:tcPr>
                                <w:tcW w:w="370" w:type="pct"/>
                                <w:shd w:val="clear" w:color="auto" w:fill="5B9BD5" w:themeFill="accent1"/>
                              </w:tcPr>
                              <w:p w14:paraId="22B48447" w14:textId="77777777" w:rsidR="007E52FB" w:rsidRDefault="007E52FB"/>
                            </w:tc>
                            <w:sdt>
                              <w:sdtPr>
                                <w:rPr>
                                  <w:rFonts w:asciiTheme="majorHAnsi" w:hAnsiTheme="majorHAnsi"/>
                                  <w:color w:val="FFFFFF" w:themeColor="background1"/>
                                  <w:sz w:val="96"/>
                                  <w:szCs w:val="96"/>
                                </w:rPr>
                                <w:alias w:val="Title"/>
                                <w:tag w:val=""/>
                                <w:id w:val="739824258"/>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02435FE1" w14:textId="77777777" w:rsidR="007E52FB" w:rsidRDefault="007E52FB" w:rsidP="000C7557">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Virtual Backdrop</w:t>
                                    </w:r>
                                  </w:p>
                                </w:tc>
                              </w:sdtContent>
                            </w:sdt>
                          </w:tr>
                          <w:tr w:rsidR="007E52FB" w14:paraId="31EA37AC" w14:textId="77777777">
                            <w:trPr>
                              <w:trHeight w:hRule="exact" w:val="648"/>
                            </w:trPr>
                            <w:tc>
                              <w:tcPr>
                                <w:tcW w:w="370" w:type="pct"/>
                                <w:shd w:val="clear" w:color="auto" w:fill="5B9BD5" w:themeFill="accent1"/>
                              </w:tcPr>
                              <w:p w14:paraId="425B56FC" w14:textId="77777777" w:rsidR="007E52FB" w:rsidRDefault="007E52FB"/>
                            </w:tc>
                            <w:tc>
                              <w:tcPr>
                                <w:tcW w:w="4630" w:type="pct"/>
                                <w:shd w:val="clear" w:color="auto" w:fill="404040" w:themeFill="text1" w:themeFillTint="BF"/>
                                <w:vAlign w:val="bottom"/>
                              </w:tcPr>
                              <w:p w14:paraId="4524DAC9" w14:textId="77777777" w:rsidR="007E52FB" w:rsidRDefault="007E52FB">
                                <w:pPr>
                                  <w:ind w:left="360" w:right="360"/>
                                  <w:rPr>
                                    <w:color w:val="FFFFFF" w:themeColor="background1"/>
                                    <w:sz w:val="28"/>
                                    <w:szCs w:val="28"/>
                                  </w:rPr>
                                </w:pPr>
                              </w:p>
                            </w:tc>
                          </w:tr>
                          <w:tr w:rsidR="007E52FB" w14:paraId="662DAFE4" w14:textId="77777777">
                            <w:tc>
                              <w:tcPr>
                                <w:tcW w:w="370" w:type="pct"/>
                                <w:shd w:val="clear" w:color="auto" w:fill="5B9BD5" w:themeFill="accent1"/>
                              </w:tcPr>
                              <w:p w14:paraId="0166957C" w14:textId="77777777" w:rsidR="007E52FB" w:rsidRDefault="007E52FB"/>
                            </w:tc>
                            <w:tc>
                              <w:tcPr>
                                <w:tcW w:w="4630" w:type="pct"/>
                                <w:shd w:val="clear" w:color="auto" w:fill="404040" w:themeFill="text1" w:themeFillTint="BF"/>
                                <w:vAlign w:val="bottom"/>
                              </w:tcPr>
                              <w:p w14:paraId="57815AE9" w14:textId="77777777" w:rsidR="007E52FB" w:rsidRDefault="00701417">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dataBinding w:prefixMappings="xmlns:ns0='http://purl.org/dc/elements/1.1/' xmlns:ns1='http://schemas.openxmlformats.org/package/2006/metadata/core-properties' " w:xpath="/ns1:coreProperties[1]/ns0:creator[1]" w:storeItemID="{6C3C8BC8-F283-45AE-878A-BAB7291924A1}"/>
                                    <w:text/>
                                  </w:sdtPr>
                                  <w:sdtEndPr/>
                                  <w:sdtContent>
                                    <w:r w:rsidR="007E52FB">
                                      <w:rPr>
                                        <w:color w:val="FFFFFF" w:themeColor="background1"/>
                                        <w:sz w:val="28"/>
                                        <w:szCs w:val="28"/>
                                      </w:rPr>
                                      <w:t>Edward Jezisek, Nichole Dugan, Brian Schulte</w:t>
                                    </w:r>
                                  </w:sdtContent>
                                </w:sdt>
                              </w:p>
                              <w:sdt>
                                <w:sdtPr>
                                  <w:rPr>
                                    <w:color w:val="FFFFFF" w:themeColor="background1"/>
                                    <w:sz w:val="28"/>
                                    <w:szCs w:val="28"/>
                                  </w:rPr>
                                  <w:alias w:val="Course title"/>
                                  <w:tag w:val=""/>
                                  <w:id w:val="-15923909"/>
                                  <w:dataBinding w:prefixMappings="xmlns:ns0='http://purl.org/dc/elements/1.1/' xmlns:ns1='http://schemas.openxmlformats.org/package/2006/metadata/core-properties' " w:xpath="/ns1:coreProperties[1]/ns1:category[1]" w:storeItemID="{6C3C8BC8-F283-45AE-878A-BAB7291924A1}"/>
                                  <w:text/>
                                </w:sdtPr>
                                <w:sdtEndPr/>
                                <w:sdtContent>
                                  <w:p w14:paraId="18898493" w14:textId="77777777" w:rsidR="007E52FB" w:rsidRDefault="007E52FB">
                                    <w:pPr>
                                      <w:pStyle w:val="NoSpacing"/>
                                      <w:spacing w:line="288" w:lineRule="auto"/>
                                      <w:ind w:left="360" w:right="360"/>
                                      <w:rPr>
                                        <w:color w:val="FFFFFF" w:themeColor="background1"/>
                                        <w:sz w:val="28"/>
                                        <w:szCs w:val="28"/>
                                      </w:rPr>
                                    </w:pPr>
                                    <w:r>
                                      <w:rPr>
                                        <w:color w:val="FFFFFF" w:themeColor="background1"/>
                                        <w:sz w:val="28"/>
                                        <w:szCs w:val="28"/>
                                      </w:rPr>
                                      <w:t>CprE 575</w:t>
                                    </w:r>
                                  </w:p>
                                </w:sdtContent>
                              </w:sdt>
                              <w:sdt>
                                <w:sdtPr>
                                  <w:rPr>
                                    <w:color w:val="FFFFFF" w:themeColor="background1"/>
                                    <w:sz w:val="28"/>
                                    <w:szCs w:val="28"/>
                                  </w:rPr>
                                  <w:alias w:val="Date"/>
                                  <w:tag w:val=""/>
                                  <w:id w:val="748164578"/>
                                  <w:dataBinding w:prefixMappings="xmlns:ns0='http://schemas.microsoft.com/office/2006/coverPageProps' " w:xpath="/ns0:CoverPageProperties[1]/ns0:PublishDate[1]" w:storeItemID="{55AF091B-3C7A-41E3-B477-F2FDAA23CFDA}"/>
                                  <w:date w:fullDate="2016-04-25T00:00:00Z">
                                    <w:dateFormat w:val="M/d/yy"/>
                                    <w:lid w:val="en-US"/>
                                    <w:storeMappedDataAs w:val="dateTime"/>
                                    <w:calendar w:val="gregorian"/>
                                  </w:date>
                                </w:sdtPr>
                                <w:sdtEndPr/>
                                <w:sdtContent>
                                  <w:p w14:paraId="6EAFB7DE" w14:textId="08D29C03" w:rsidR="007E52FB" w:rsidRDefault="005E6672">
                                    <w:pPr>
                                      <w:pStyle w:val="NoSpacing"/>
                                      <w:spacing w:after="240" w:line="288" w:lineRule="auto"/>
                                      <w:ind w:left="360" w:right="360"/>
                                      <w:rPr>
                                        <w:color w:val="FFFFFF" w:themeColor="background1"/>
                                        <w:sz w:val="28"/>
                                        <w:szCs w:val="28"/>
                                      </w:rPr>
                                    </w:pPr>
                                    <w:r>
                                      <w:rPr>
                                        <w:color w:val="FFFFFF" w:themeColor="background1"/>
                                        <w:sz w:val="28"/>
                                        <w:szCs w:val="28"/>
                                      </w:rPr>
                                      <w:t>4/25/16</w:t>
                                    </w:r>
                                  </w:p>
                                </w:sdtContent>
                              </w:sdt>
                            </w:tc>
                          </w:tr>
                        </w:tbl>
                        <w:p w14:paraId="01C19B91" w14:textId="77777777" w:rsidR="007E52FB" w:rsidRDefault="007E52FB"/>
                      </w:txbxContent>
                    </v:textbox>
                    <w10:wrap anchorx="page" anchory="page"/>
                  </v:shape>
                </w:pict>
              </mc:Fallback>
            </mc:AlternateContent>
          </w:r>
        </w:p>
        <w:p w14:paraId="683F8BF3" w14:textId="77777777" w:rsidR="000C7557" w:rsidRDefault="000C7557" w:rsidP="00F26B4D">
          <w:pPr>
            <w:widowControl/>
            <w:suppressAutoHyphens w:val="0"/>
            <w:jc w:val="both"/>
            <w:rPr>
              <w:rFonts w:ascii="Calibri" w:eastAsia="Times New Roman" w:hAnsi="Calibri" w:cs="Times New Roman"/>
              <w:color w:val="000000"/>
              <w:sz w:val="22"/>
              <w:szCs w:val="22"/>
            </w:rPr>
          </w:pPr>
          <w:r>
            <w:rPr>
              <w:rFonts w:ascii="Calibri" w:eastAsia="Times New Roman" w:hAnsi="Calibri" w:cs="Times New Roman"/>
              <w:b/>
              <w:bCs/>
              <w:color w:val="000000"/>
              <w:sz w:val="22"/>
              <w:szCs w:val="22"/>
            </w:rPr>
            <w:br w:type="page"/>
          </w:r>
        </w:p>
      </w:sdtContent>
    </w:sdt>
    <w:p w14:paraId="68E8E7FB" w14:textId="77777777" w:rsidR="00282B5E" w:rsidRPr="001E4C93" w:rsidRDefault="00D67F3A" w:rsidP="00F26B4D">
      <w:pPr>
        <w:pStyle w:val="Heading1"/>
        <w:numPr>
          <w:ilvl w:val="0"/>
          <w:numId w:val="0"/>
        </w:numPr>
        <w:spacing w:line="276" w:lineRule="auto"/>
        <w:ind w:left="432" w:hanging="432"/>
        <w:jc w:val="both"/>
        <w:rPr>
          <w:rFonts w:asciiTheme="minorHAnsi" w:hAnsiTheme="minorHAnsi"/>
        </w:rPr>
      </w:pPr>
      <w:r w:rsidRPr="001E4C93">
        <w:rPr>
          <w:rFonts w:asciiTheme="minorHAnsi" w:hAnsiTheme="minorHAnsi"/>
        </w:rPr>
        <w:lastRenderedPageBreak/>
        <w:t>Project Concept</w:t>
      </w:r>
    </w:p>
    <w:p w14:paraId="4A1867F1" w14:textId="3590DEA9" w:rsidR="00282B5E" w:rsidRPr="001E4C93" w:rsidRDefault="00433601" w:rsidP="00F26B4D">
      <w:pPr>
        <w:pStyle w:val="TextBody"/>
        <w:spacing w:line="276" w:lineRule="auto"/>
        <w:jc w:val="both"/>
        <w:rPr>
          <w:rFonts w:asciiTheme="minorHAnsi" w:hAnsiTheme="minorHAnsi"/>
        </w:rPr>
      </w:pPr>
      <w:r>
        <w:rPr>
          <w:rFonts w:asciiTheme="minorHAnsi" w:hAnsiTheme="minorHAnsi"/>
        </w:rPr>
        <w:t xml:space="preserve">The team’s </w:t>
      </w:r>
      <w:r w:rsidR="008F3FEB" w:rsidRPr="001E4C93">
        <w:rPr>
          <w:rFonts w:asciiTheme="minorHAnsi" w:hAnsiTheme="minorHAnsi"/>
        </w:rPr>
        <w:t xml:space="preserve">Virtual Backdrop </w:t>
      </w:r>
      <w:r>
        <w:rPr>
          <w:rFonts w:asciiTheme="minorHAnsi" w:hAnsiTheme="minorHAnsi"/>
        </w:rPr>
        <w:t>project will eliminate</w:t>
      </w:r>
      <w:r w:rsidR="008F3FEB" w:rsidRPr="001E4C93">
        <w:rPr>
          <w:rFonts w:asciiTheme="minorHAnsi" w:hAnsiTheme="minorHAnsi"/>
        </w:rPr>
        <w:t xml:space="preserve"> the need to spend hours at the Driv</w:t>
      </w:r>
      <w:r w:rsidR="000C7557" w:rsidRPr="001E4C93">
        <w:rPr>
          <w:rFonts w:asciiTheme="minorHAnsi" w:hAnsiTheme="minorHAnsi"/>
        </w:rPr>
        <w:t>er</w:t>
      </w:r>
      <w:r w:rsidR="00D67F3A" w:rsidRPr="001E4C93">
        <w:rPr>
          <w:rFonts w:asciiTheme="minorHAnsi" w:hAnsiTheme="minorHAnsi"/>
        </w:rPr>
        <w:t>’s</w:t>
      </w:r>
      <w:r w:rsidR="000C7557" w:rsidRPr="001E4C93">
        <w:rPr>
          <w:rFonts w:asciiTheme="minorHAnsi" w:hAnsiTheme="minorHAnsi"/>
        </w:rPr>
        <w:t xml:space="preserve"> License Station waiting for </w:t>
      </w:r>
      <w:r w:rsidR="00D67F3A" w:rsidRPr="001E4C93">
        <w:rPr>
          <w:rFonts w:asciiTheme="minorHAnsi" w:hAnsiTheme="minorHAnsi"/>
        </w:rPr>
        <w:t xml:space="preserve">other </w:t>
      </w:r>
      <w:r w:rsidR="00B73462">
        <w:rPr>
          <w:rFonts w:asciiTheme="minorHAnsi" w:hAnsiTheme="minorHAnsi"/>
        </w:rPr>
        <w:t>driver’s license staff</w:t>
      </w:r>
      <w:r w:rsidR="00D67F3A" w:rsidRPr="001E4C93">
        <w:rPr>
          <w:rFonts w:asciiTheme="minorHAnsi" w:hAnsiTheme="minorHAnsi"/>
        </w:rPr>
        <w:t xml:space="preserve"> to take photos.</w:t>
      </w:r>
      <w:r w:rsidR="008F3FEB" w:rsidRPr="001E4C93">
        <w:rPr>
          <w:rFonts w:asciiTheme="minorHAnsi" w:hAnsiTheme="minorHAnsi"/>
        </w:rPr>
        <w:t xml:space="preserve"> It does this by creating </w:t>
      </w:r>
      <w:r w:rsidR="00E327B1">
        <w:rPr>
          <w:rFonts w:asciiTheme="minorHAnsi" w:hAnsiTheme="minorHAnsi"/>
        </w:rPr>
        <w:t xml:space="preserve">a </w:t>
      </w:r>
      <w:r w:rsidR="008F3FEB" w:rsidRPr="001E4C93">
        <w:rPr>
          <w:rFonts w:asciiTheme="minorHAnsi" w:hAnsiTheme="minorHAnsi"/>
        </w:rPr>
        <w:t>professional grade driver's license photo using a picture from a cell phone.</w:t>
      </w:r>
      <w:r w:rsidR="00D67F3A" w:rsidRPr="001E4C93">
        <w:rPr>
          <w:rFonts w:asciiTheme="minorHAnsi" w:hAnsiTheme="minorHAnsi"/>
        </w:rPr>
        <w:t xml:space="preserve"> </w:t>
      </w:r>
      <w:r w:rsidR="00E327B1">
        <w:rPr>
          <w:rFonts w:asciiTheme="minorHAnsi" w:hAnsiTheme="minorHAnsi"/>
        </w:rPr>
        <w:t>Benefits to this project include reduced c</w:t>
      </w:r>
      <w:r w:rsidR="008F3FEB" w:rsidRPr="001E4C93">
        <w:rPr>
          <w:rFonts w:asciiTheme="minorHAnsi" w:hAnsiTheme="minorHAnsi"/>
        </w:rPr>
        <w:t>osts</w:t>
      </w:r>
      <w:r w:rsidR="00605166">
        <w:rPr>
          <w:rFonts w:asciiTheme="minorHAnsi" w:hAnsiTheme="minorHAnsi"/>
        </w:rPr>
        <w:t xml:space="preserve"> in </w:t>
      </w:r>
      <w:ins w:id="0" w:author="Darin Dugan" w:date="2016-04-23T15:48:00Z">
        <w:r w:rsidR="005000EB">
          <w:rPr>
            <w:rFonts w:asciiTheme="minorHAnsi" w:hAnsiTheme="minorHAnsi"/>
          </w:rPr>
          <w:t>Department of Transportation (DOT)</w:t>
        </w:r>
      </w:ins>
      <w:del w:id="1" w:author="Darin Dugan" w:date="2016-04-23T15:48:00Z">
        <w:r w:rsidR="00605166" w:rsidDel="005000EB">
          <w:rPr>
            <w:rFonts w:asciiTheme="minorHAnsi" w:hAnsiTheme="minorHAnsi"/>
          </w:rPr>
          <w:delText>DMV</w:delText>
        </w:r>
      </w:del>
      <w:r w:rsidR="00605166">
        <w:rPr>
          <w:rFonts w:asciiTheme="minorHAnsi" w:hAnsiTheme="minorHAnsi"/>
        </w:rPr>
        <w:t xml:space="preserve"> staff</w:t>
      </w:r>
      <w:r w:rsidR="008F3FEB" w:rsidRPr="001E4C93">
        <w:rPr>
          <w:rFonts w:asciiTheme="minorHAnsi" w:hAnsiTheme="minorHAnsi"/>
        </w:rPr>
        <w:t xml:space="preserve">, </w:t>
      </w:r>
      <w:r w:rsidR="00E327B1">
        <w:rPr>
          <w:rFonts w:asciiTheme="minorHAnsi" w:hAnsiTheme="minorHAnsi"/>
        </w:rPr>
        <w:t xml:space="preserve">decreased time spent at the </w:t>
      </w:r>
      <w:ins w:id="2" w:author="Darin Dugan" w:date="2016-04-23T15:48:00Z">
        <w:r w:rsidR="005000EB">
          <w:rPr>
            <w:rFonts w:asciiTheme="minorHAnsi" w:hAnsiTheme="minorHAnsi"/>
          </w:rPr>
          <w:t>DOT</w:t>
        </w:r>
      </w:ins>
      <w:del w:id="3" w:author="Darin Dugan" w:date="2016-04-23T15:48:00Z">
        <w:r w:rsidR="00E327B1" w:rsidDel="005000EB">
          <w:rPr>
            <w:rFonts w:asciiTheme="minorHAnsi" w:hAnsiTheme="minorHAnsi"/>
          </w:rPr>
          <w:delText>DMV</w:delText>
        </w:r>
      </w:del>
      <w:r w:rsidR="00ED1421">
        <w:rPr>
          <w:rFonts w:asciiTheme="minorHAnsi" w:hAnsiTheme="minorHAnsi"/>
        </w:rPr>
        <w:t>,</w:t>
      </w:r>
      <w:r w:rsidR="008F3FEB" w:rsidRPr="001E4C93">
        <w:rPr>
          <w:rFonts w:asciiTheme="minorHAnsi" w:hAnsiTheme="minorHAnsi"/>
        </w:rPr>
        <w:t xml:space="preserve"> an</w:t>
      </w:r>
      <w:r w:rsidR="00D67F3A" w:rsidRPr="001E4C93">
        <w:rPr>
          <w:rFonts w:asciiTheme="minorHAnsi" w:hAnsiTheme="minorHAnsi"/>
        </w:rPr>
        <w:t xml:space="preserve">d </w:t>
      </w:r>
      <w:r w:rsidR="00E327B1">
        <w:rPr>
          <w:rFonts w:asciiTheme="minorHAnsi" w:hAnsiTheme="minorHAnsi"/>
        </w:rPr>
        <w:t>a license photo you are proud to have.</w:t>
      </w:r>
      <w:r w:rsidR="00D67F3A" w:rsidRPr="001E4C93">
        <w:rPr>
          <w:rFonts w:asciiTheme="minorHAnsi" w:hAnsiTheme="minorHAnsi"/>
        </w:rPr>
        <w:t xml:space="preserve"> </w:t>
      </w:r>
      <w:r w:rsidR="008F3FEB" w:rsidRPr="001E4C93">
        <w:rPr>
          <w:rFonts w:asciiTheme="minorHAnsi" w:hAnsiTheme="minorHAnsi"/>
        </w:rPr>
        <w:t>Virtual Backdrop will let you take advantage of this by taking your photo, removing the background and allowing you to choose your favorite photo before you even step into the Driver</w:t>
      </w:r>
      <w:r w:rsidR="001E4C93">
        <w:rPr>
          <w:rFonts w:asciiTheme="minorHAnsi" w:hAnsiTheme="minorHAnsi"/>
        </w:rPr>
        <w:t>’</w:t>
      </w:r>
      <w:r w:rsidR="008F3FEB" w:rsidRPr="001E4C93">
        <w:rPr>
          <w:rFonts w:asciiTheme="minorHAnsi" w:hAnsiTheme="minorHAnsi"/>
        </w:rPr>
        <w:t xml:space="preserve">s License Station.  </w:t>
      </w:r>
      <w:r w:rsidR="00E327B1">
        <w:rPr>
          <w:rFonts w:asciiTheme="minorHAnsi" w:hAnsiTheme="minorHAnsi"/>
        </w:rPr>
        <w:t>Several attempts have been made at</w:t>
      </w:r>
      <w:r w:rsidR="00605166">
        <w:rPr>
          <w:rFonts w:asciiTheme="minorHAnsi" w:hAnsiTheme="minorHAnsi"/>
        </w:rPr>
        <w:t xml:space="preserve"> this concept in the past, but the</w:t>
      </w:r>
      <w:r w:rsidR="00E327B1">
        <w:rPr>
          <w:rFonts w:asciiTheme="minorHAnsi" w:hAnsiTheme="minorHAnsi"/>
        </w:rPr>
        <w:t xml:space="preserve"> main drawback to many of the alternatives is that hair is often cropped out of the picture.</w:t>
      </w:r>
    </w:p>
    <w:p w14:paraId="255867A3" w14:textId="404A4016"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Virtual Backdrop will specifically be used to separate the background from pictures</w:t>
      </w:r>
      <w:ins w:id="4" w:author="Darin Dugan" w:date="2016-04-23T17:41:00Z">
        <w:r w:rsidR="00F54885">
          <w:rPr>
            <w:rFonts w:asciiTheme="minorHAnsi" w:hAnsiTheme="minorHAnsi"/>
          </w:rPr>
          <w:t xml:space="preserve"> or</w:t>
        </w:r>
      </w:ins>
      <w:del w:id="5" w:author="Darin Dugan" w:date="2016-04-23T17:42:00Z">
        <w:r w:rsidRPr="001E4C93" w:rsidDel="00F54885">
          <w:rPr>
            <w:rFonts w:asciiTheme="minorHAnsi" w:hAnsiTheme="minorHAnsi"/>
          </w:rPr>
          <w:delText>/</w:delText>
        </w:r>
      </w:del>
      <w:ins w:id="6" w:author="Darin Dugan" w:date="2016-04-23T17:42:00Z">
        <w:r w:rsidR="00F54885">
          <w:rPr>
            <w:rFonts w:asciiTheme="minorHAnsi" w:hAnsiTheme="minorHAnsi"/>
          </w:rPr>
          <w:t xml:space="preserve"> </w:t>
        </w:r>
      </w:ins>
      <w:r w:rsidRPr="001E4C93">
        <w:rPr>
          <w:rFonts w:asciiTheme="minorHAnsi" w:hAnsiTheme="minorHAnsi"/>
        </w:rPr>
        <w:t xml:space="preserve">videos.  This will allow it to be used in </w:t>
      </w:r>
      <w:r w:rsidR="00E327B1">
        <w:rPr>
          <w:rFonts w:asciiTheme="minorHAnsi" w:hAnsiTheme="minorHAnsi"/>
        </w:rPr>
        <w:t xml:space="preserve">applications </w:t>
      </w:r>
      <w:r w:rsidRPr="001E4C93">
        <w:rPr>
          <w:rFonts w:asciiTheme="minorHAnsi" w:hAnsiTheme="minorHAnsi"/>
        </w:rPr>
        <w:t xml:space="preserve">other </w:t>
      </w:r>
      <w:r w:rsidR="00E327B1">
        <w:rPr>
          <w:rFonts w:asciiTheme="minorHAnsi" w:hAnsiTheme="minorHAnsi"/>
        </w:rPr>
        <w:t>than providing a</w:t>
      </w:r>
      <w:r w:rsidRPr="001E4C93">
        <w:rPr>
          <w:rFonts w:asciiTheme="minorHAnsi" w:hAnsiTheme="minorHAnsi"/>
        </w:rPr>
        <w:t xml:space="preserve"> backdrop for </w:t>
      </w:r>
      <w:del w:id="7" w:author="Darin Dugan" w:date="2016-04-23T15:49:00Z">
        <w:r w:rsidRPr="001E4C93" w:rsidDel="005000EB">
          <w:rPr>
            <w:rFonts w:asciiTheme="minorHAnsi" w:hAnsiTheme="minorHAnsi"/>
          </w:rPr>
          <w:delText>D</w:delText>
        </w:r>
      </w:del>
      <w:ins w:id="8" w:author="Darin Dugan" w:date="2016-04-23T15:49:00Z">
        <w:r w:rsidR="005000EB">
          <w:rPr>
            <w:rFonts w:asciiTheme="minorHAnsi" w:hAnsiTheme="minorHAnsi"/>
          </w:rPr>
          <w:t>d</w:t>
        </w:r>
      </w:ins>
      <w:r w:rsidRPr="001E4C93">
        <w:rPr>
          <w:rFonts w:asciiTheme="minorHAnsi" w:hAnsiTheme="minorHAnsi"/>
        </w:rPr>
        <w:t>river's license photos.  However, the primary purpose of this application is to allow users to use their own photos as their driver's license photo.</w:t>
      </w:r>
    </w:p>
    <w:p w14:paraId="4B8C9EF2" w14:textId="77777777" w:rsidR="00282B5E" w:rsidRPr="001E4C93" w:rsidRDefault="000C7557" w:rsidP="00F26B4D">
      <w:pPr>
        <w:pStyle w:val="Heading1"/>
        <w:spacing w:line="276" w:lineRule="auto"/>
        <w:jc w:val="both"/>
        <w:rPr>
          <w:rFonts w:asciiTheme="minorHAnsi" w:hAnsiTheme="minorHAnsi"/>
        </w:rPr>
      </w:pPr>
      <w:r w:rsidRPr="001E4C93">
        <w:rPr>
          <w:rFonts w:asciiTheme="minorHAnsi" w:hAnsiTheme="minorHAnsi"/>
        </w:rPr>
        <w:t>Target Audience</w:t>
      </w:r>
    </w:p>
    <w:p w14:paraId="6CBA95BC" w14:textId="77777777"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Self-service k</w:t>
      </w:r>
      <w:r w:rsidR="00D72B40">
        <w:rPr>
          <w:rFonts w:asciiTheme="minorHAnsi" w:hAnsiTheme="minorHAnsi"/>
        </w:rPr>
        <w:t>iosks are becoming</w:t>
      </w:r>
      <w:r w:rsidRPr="001E4C93">
        <w:rPr>
          <w:rFonts w:asciiTheme="minorHAnsi" w:hAnsiTheme="minorHAnsi"/>
        </w:rPr>
        <w:t xml:space="preserve"> popular in states across the US</w:t>
      </w:r>
      <w:r w:rsidR="00D72B40">
        <w:rPr>
          <w:rFonts w:asciiTheme="minorHAnsi" w:hAnsiTheme="minorHAnsi"/>
        </w:rPr>
        <w:t xml:space="preserve"> to give citizens a convenient choice in renewing or replacing their driver’s licenses</w:t>
      </w:r>
      <w:r w:rsidRPr="001E4C93">
        <w:rPr>
          <w:rFonts w:asciiTheme="minorHAnsi" w:hAnsiTheme="minorHAnsi"/>
        </w:rPr>
        <w:t xml:space="preserve">. This project will focus only on kiosks being used by the state of Iowa. Currently, the following services are offered at kiosk locations: </w:t>
      </w:r>
      <w:r w:rsidR="005B5DA3">
        <w:rPr>
          <w:noProof/>
        </w:rPr>
        <mc:AlternateContent>
          <mc:Choice Requires="wps">
            <w:drawing>
              <wp:anchor distT="0" distB="0" distL="114300" distR="114300" simplePos="0" relativeHeight="251660288" behindDoc="0" locked="0" layoutInCell="1" allowOverlap="1" wp14:anchorId="29394FAC" wp14:editId="16B248FC">
                <wp:simplePos x="0" y="0"/>
                <wp:positionH relativeFrom="column">
                  <wp:posOffset>4966970</wp:posOffset>
                </wp:positionH>
                <wp:positionV relativeFrom="paragraph">
                  <wp:posOffset>2748915</wp:posOffset>
                </wp:positionV>
                <wp:extent cx="1276350" cy="327660"/>
                <wp:effectExtent l="635" t="0" r="0" b="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327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B06375" w14:textId="77777777" w:rsidR="007E52FB" w:rsidRPr="00F95450" w:rsidRDefault="007E52FB" w:rsidP="00F26B4D">
                            <w:pPr>
                              <w:pStyle w:val="Caption"/>
                              <w:jc w:val="center"/>
                            </w:pPr>
                            <w:r>
                              <w:t xml:space="preserve">Figure </w:t>
                            </w:r>
                            <w:r w:rsidR="00701417">
                              <w:fldChar w:fldCharType="begin"/>
                            </w:r>
                            <w:r w:rsidR="00701417">
                              <w:instrText xml:space="preserve"> SEQ Figure \* ARABIC </w:instrText>
                            </w:r>
                            <w:r w:rsidR="00701417">
                              <w:fldChar w:fldCharType="separate"/>
                            </w:r>
                            <w:r>
                              <w:rPr>
                                <w:noProof/>
                              </w:rPr>
                              <w:t>1</w:t>
                            </w:r>
                            <w:r w:rsidR="00701417">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9394FAC" id="_x0000_s1027" type="#_x0000_t202" style="position:absolute;left:0;text-align:left;margin-left:391.1pt;margin-top:216.45pt;width:100.5pt;height:2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" stroked="f">
                <v:textbox style="mso-fit-shape-to-text:t" inset="0,0,0,0">
                  <w:txbxContent>
                    <w:p w14:paraId="09B06375" w14:textId="77777777" w:rsidR="007E52FB" w:rsidRPr="00F95450" w:rsidRDefault="007E52FB" w:rsidP="00F26B4D">
                      <w:pPr>
                        <w:pStyle w:val="Caption"/>
                        <w:jc w:val="center"/>
                      </w:pPr>
                      <w:r>
                        <w:t xml:space="preserve">Figure </w:t>
                      </w:r>
                      <w:r w:rsidR="00701417">
                        <w:fldChar w:fldCharType="begin"/>
                      </w:r>
                      <w:r w:rsidR="00701417">
                        <w:instrText xml:space="preserve"> SEQ Figure \* ARABIC </w:instrText>
                      </w:r>
                      <w:r w:rsidR="00701417">
                        <w:fldChar w:fldCharType="separate"/>
                      </w:r>
                      <w:r>
                        <w:rPr>
                          <w:noProof/>
                        </w:rPr>
                        <w:t>1</w:t>
                      </w:r>
                      <w:r w:rsidR="00701417">
                        <w:rPr>
                          <w:noProof/>
                        </w:rPr>
                        <w:fldChar w:fldCharType="end"/>
                      </w:r>
                    </w:p>
                  </w:txbxContent>
                </v:textbox>
                <w10:wrap type="square"/>
              </v:shape>
            </w:pict>
          </mc:Fallback>
        </mc:AlternateContent>
      </w:r>
      <w:r w:rsidRPr="001E4C93">
        <w:rPr>
          <w:rFonts w:asciiTheme="minorHAnsi" w:hAnsiTheme="minorHAnsi"/>
          <w:noProof/>
        </w:rPr>
        <w:drawing>
          <wp:anchor distT="0" distB="0" distL="114300" distR="114300" simplePos="0" relativeHeight="251657728" behindDoc="0" locked="0" layoutInCell="1" allowOverlap="1" wp14:anchorId="50A6BAAC" wp14:editId="27542B22">
            <wp:simplePos x="0" y="0"/>
            <wp:positionH relativeFrom="column">
              <wp:posOffset>4966970</wp:posOffset>
            </wp:positionH>
            <wp:positionV relativeFrom="paragraph">
              <wp:posOffset>24765</wp:posOffset>
            </wp:positionV>
            <wp:extent cx="1276350" cy="2667000"/>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9"/>
                    <a:stretch>
                      <a:fillRect/>
                    </a:stretch>
                  </pic:blipFill>
                  <pic:spPr bwMode="auto">
                    <a:xfrm>
                      <a:off x="0" y="0"/>
                      <a:ext cx="1276350" cy="2667000"/>
                    </a:xfrm>
                    <a:prstGeom prst="rect">
                      <a:avLst/>
                    </a:prstGeom>
                    <a:noFill/>
                    <a:ln w="9525">
                      <a:noFill/>
                      <a:miter lim="800000"/>
                      <a:headEnd/>
                      <a:tailEnd/>
                    </a:ln>
                  </pic:spPr>
                </pic:pic>
              </a:graphicData>
            </a:graphic>
          </wp:anchor>
        </w:drawing>
      </w:r>
    </w:p>
    <w:p w14:paraId="4D0F35BF" w14:textId="77777777" w:rsidR="00282B5E" w:rsidRPr="001E4C93" w:rsidRDefault="008F3FEB" w:rsidP="00F26B4D">
      <w:pPr>
        <w:pStyle w:val="TextBody"/>
        <w:numPr>
          <w:ilvl w:val="0"/>
          <w:numId w:val="2"/>
        </w:numPr>
        <w:spacing w:after="0" w:line="276" w:lineRule="auto"/>
        <w:ind w:left="1426"/>
        <w:jc w:val="both"/>
        <w:rPr>
          <w:rFonts w:asciiTheme="minorHAnsi" w:hAnsiTheme="minorHAnsi"/>
        </w:rPr>
      </w:pPr>
      <w:r w:rsidRPr="001E4C93">
        <w:rPr>
          <w:rFonts w:asciiTheme="minorHAnsi" w:hAnsiTheme="minorHAnsi"/>
        </w:rPr>
        <w:t>Renew/Replace Iowa Driver’s License or identification card</w:t>
      </w:r>
    </w:p>
    <w:p w14:paraId="5B8DC251" w14:textId="7D093BE2" w:rsidR="00282B5E" w:rsidRPr="001E4C93" w:rsidRDefault="008F3FEB" w:rsidP="00F26B4D">
      <w:pPr>
        <w:pStyle w:val="TextBody"/>
        <w:numPr>
          <w:ilvl w:val="0"/>
          <w:numId w:val="3"/>
        </w:numPr>
        <w:spacing w:after="120" w:line="276" w:lineRule="auto"/>
        <w:ind w:left="1426"/>
        <w:jc w:val="both"/>
        <w:rPr>
          <w:rFonts w:asciiTheme="minorHAnsi" w:hAnsiTheme="minorHAnsi"/>
        </w:rPr>
      </w:pPr>
      <w:r w:rsidRPr="001E4C93">
        <w:rPr>
          <w:rFonts w:asciiTheme="minorHAnsi" w:hAnsiTheme="minorHAnsi"/>
        </w:rPr>
        <w:t>Update Iowa Driver’s License (</w:t>
      </w:r>
      <w:ins w:id="9" w:author="Darin Dugan" w:date="2016-04-23T15:50:00Z">
        <w:r w:rsidR="005000EB">
          <w:rPr>
            <w:rFonts w:asciiTheme="minorHAnsi" w:hAnsiTheme="minorHAnsi"/>
          </w:rPr>
          <w:t xml:space="preserve">e.g. </w:t>
        </w:r>
      </w:ins>
      <w:r w:rsidRPr="001E4C93">
        <w:rPr>
          <w:rFonts w:asciiTheme="minorHAnsi" w:hAnsiTheme="minorHAnsi"/>
        </w:rPr>
        <w:t>removing “under 18” or “under 21”, updating address)</w:t>
      </w:r>
    </w:p>
    <w:p w14:paraId="686486C6" w14:textId="77777777" w:rsidR="00282B5E" w:rsidRPr="001E4C93" w:rsidRDefault="008F3FEB" w:rsidP="00F26B4D">
      <w:pPr>
        <w:pStyle w:val="TextBody"/>
        <w:spacing w:after="0" w:line="276" w:lineRule="auto"/>
        <w:jc w:val="both"/>
        <w:rPr>
          <w:rFonts w:asciiTheme="minorHAnsi" w:hAnsiTheme="minorHAnsi"/>
        </w:rPr>
      </w:pPr>
      <w:r w:rsidRPr="001E4C93">
        <w:rPr>
          <w:rFonts w:asciiTheme="minorHAnsi" w:hAnsiTheme="minorHAnsi"/>
        </w:rPr>
        <w:t>As a result of these select options, kiosk users must meet the following requirements:</w:t>
      </w:r>
    </w:p>
    <w:p w14:paraId="7393429A" w14:textId="63BA01CF" w:rsidR="00282B5E" w:rsidRPr="001E4C93" w:rsidRDefault="008F3FEB" w:rsidP="00F26B4D">
      <w:pPr>
        <w:pStyle w:val="TextBody"/>
        <w:numPr>
          <w:ilvl w:val="0"/>
          <w:numId w:val="3"/>
        </w:numPr>
        <w:spacing w:after="0" w:line="276" w:lineRule="auto"/>
        <w:jc w:val="both"/>
        <w:rPr>
          <w:rFonts w:asciiTheme="minorHAnsi" w:hAnsiTheme="minorHAnsi"/>
        </w:rPr>
      </w:pPr>
      <w:r w:rsidRPr="001E4C93">
        <w:rPr>
          <w:rFonts w:asciiTheme="minorHAnsi" w:hAnsiTheme="minorHAnsi"/>
        </w:rPr>
        <w:t>Possess a valid Iowa Driver’s License or ID card (</w:t>
      </w:r>
      <w:ins w:id="10" w:author="Darin Dugan" w:date="2016-04-23T15:50:00Z">
        <w:r w:rsidR="005000EB">
          <w:rPr>
            <w:rFonts w:asciiTheme="minorHAnsi" w:hAnsiTheme="minorHAnsi"/>
          </w:rPr>
          <w:t xml:space="preserve">e.g. </w:t>
        </w:r>
      </w:ins>
      <w:r w:rsidRPr="001E4C93">
        <w:rPr>
          <w:rFonts w:asciiTheme="minorHAnsi" w:hAnsiTheme="minorHAnsi"/>
        </w:rPr>
        <w:t>not a Commercial Driver’s License)</w:t>
      </w:r>
    </w:p>
    <w:p w14:paraId="736F04A1" w14:textId="77777777" w:rsidR="00282B5E" w:rsidRPr="001E4C93" w:rsidRDefault="008F3FEB" w:rsidP="00F26B4D">
      <w:pPr>
        <w:pStyle w:val="TextBody"/>
        <w:numPr>
          <w:ilvl w:val="0"/>
          <w:numId w:val="3"/>
        </w:numPr>
        <w:spacing w:after="0" w:line="276" w:lineRule="auto"/>
        <w:jc w:val="both"/>
        <w:rPr>
          <w:rFonts w:asciiTheme="minorHAnsi" w:hAnsiTheme="minorHAnsi"/>
        </w:rPr>
      </w:pPr>
      <w:r w:rsidRPr="001E4C93">
        <w:rPr>
          <w:rFonts w:asciiTheme="minorHAnsi" w:hAnsiTheme="minorHAnsi"/>
        </w:rPr>
        <w:t>Be between the ages of 18 and 70</w:t>
      </w:r>
    </w:p>
    <w:p w14:paraId="051189E8" w14:textId="77777777" w:rsidR="00282B5E" w:rsidRPr="001E4C93" w:rsidRDefault="008F3FEB" w:rsidP="00F26B4D">
      <w:pPr>
        <w:pStyle w:val="TextBody"/>
        <w:numPr>
          <w:ilvl w:val="0"/>
          <w:numId w:val="3"/>
        </w:numPr>
        <w:spacing w:after="0" w:line="276" w:lineRule="auto"/>
        <w:jc w:val="both"/>
        <w:rPr>
          <w:rFonts w:asciiTheme="minorHAnsi" w:hAnsiTheme="minorHAnsi"/>
        </w:rPr>
      </w:pPr>
      <w:r w:rsidRPr="001E4C93">
        <w:rPr>
          <w:rFonts w:asciiTheme="minorHAnsi" w:hAnsiTheme="minorHAnsi"/>
        </w:rPr>
        <w:t>Reside in Iowa with US citizenship</w:t>
      </w:r>
    </w:p>
    <w:p w14:paraId="0CE42EAD" w14:textId="77777777" w:rsidR="00282B5E" w:rsidRPr="001E4C93" w:rsidRDefault="008F3FEB" w:rsidP="00F26B4D">
      <w:pPr>
        <w:pStyle w:val="TextBody"/>
        <w:numPr>
          <w:ilvl w:val="0"/>
          <w:numId w:val="3"/>
        </w:numPr>
        <w:spacing w:after="120" w:line="276" w:lineRule="auto"/>
        <w:ind w:left="1426"/>
        <w:jc w:val="both"/>
        <w:rPr>
          <w:rStyle w:val="StrongEmphasis"/>
          <w:rFonts w:asciiTheme="minorHAnsi" w:hAnsiTheme="minorHAnsi"/>
        </w:rPr>
      </w:pPr>
      <w:r w:rsidRPr="001E4C93">
        <w:rPr>
          <w:rFonts w:asciiTheme="minorHAnsi" w:hAnsiTheme="minorHAnsi"/>
        </w:rPr>
        <w:t>Not be required to provide a medical or vision report during the renewal process</w:t>
      </w:r>
    </w:p>
    <w:p w14:paraId="28DF4877" w14:textId="2E8F8659" w:rsidR="00282B5E" w:rsidRPr="001E4C93" w:rsidRDefault="008F3FEB" w:rsidP="00F26B4D">
      <w:pPr>
        <w:pStyle w:val="TextBody"/>
        <w:spacing w:line="276" w:lineRule="auto"/>
        <w:jc w:val="both"/>
        <w:rPr>
          <w:rFonts w:asciiTheme="minorHAnsi" w:hAnsiTheme="minorHAnsi"/>
        </w:rPr>
      </w:pPr>
      <w:bookmarkStart w:id="11" w:name="OLE_LINK1"/>
      <w:bookmarkStart w:id="12" w:name="OLE_LINK2"/>
      <w:bookmarkEnd w:id="11"/>
      <w:bookmarkEnd w:id="12"/>
      <w:r w:rsidRPr="001E4C93">
        <w:rPr>
          <w:rFonts w:asciiTheme="minorHAnsi" w:hAnsiTheme="minorHAnsi"/>
        </w:rPr>
        <w:t>Although anyone between 18 and 70 can use the kiosks, the system is designed to target drivers between the ages of 18 and 30 who routinely download applications and tend to choose self-service over in person interactions. The typical kiosk user also likes to avoid time wasted at the Driver’s License Station. We are specifically targeting users with Android</w:t>
      </w:r>
      <w:ins w:id="13" w:author="Darin Dugan" w:date="2016-04-23T15:50:00Z">
        <w:r w:rsidR="005000EB">
          <w:rPr>
            <w:rFonts w:asciiTheme="minorHAnsi" w:hAnsiTheme="minorHAnsi"/>
          </w:rPr>
          <w:t>-</w:t>
        </w:r>
      </w:ins>
      <w:del w:id="14" w:author="Darin Dugan" w:date="2016-04-23T15:50:00Z">
        <w:r w:rsidRPr="001E4C93" w:rsidDel="005000EB">
          <w:rPr>
            <w:rFonts w:asciiTheme="minorHAnsi" w:hAnsiTheme="minorHAnsi"/>
          </w:rPr>
          <w:delText xml:space="preserve"> </w:delText>
        </w:r>
      </w:del>
      <w:r w:rsidRPr="001E4C93">
        <w:rPr>
          <w:rFonts w:asciiTheme="minorHAnsi" w:hAnsiTheme="minorHAnsi"/>
        </w:rPr>
        <w:t>based smart phones and anyone who currently uses a kiosk to replace their driver's license photo.  At the current time, kiosks need to have a standing o</w:t>
      </w:r>
      <w:del w:id="15" w:author="Darin Dugan" w:date="2016-04-23T16:25:00Z">
        <w:r w:rsidRPr="001E4C93" w:rsidDel="003F00A0">
          <w:rPr>
            <w:rFonts w:asciiTheme="minorHAnsi" w:hAnsiTheme="minorHAnsi"/>
          </w:rPr>
          <w:delText>u</w:delText>
        </w:r>
      </w:del>
      <w:r w:rsidRPr="001E4C93">
        <w:rPr>
          <w:rFonts w:asciiTheme="minorHAnsi" w:hAnsiTheme="minorHAnsi"/>
        </w:rPr>
        <w:t>r mounted backdrop behind the photos and Virtual Backdrop could help eliminate this.</w:t>
      </w:r>
      <w:r w:rsidR="00D72B40">
        <w:rPr>
          <w:rFonts w:asciiTheme="minorHAnsi" w:hAnsiTheme="minorHAnsi"/>
        </w:rPr>
        <w:t xml:space="preserve"> (Iowa Department of Transportation)</w:t>
      </w:r>
    </w:p>
    <w:p w14:paraId="18EBB7C1" w14:textId="77777777" w:rsidR="00282B5E" w:rsidRPr="001E4C93" w:rsidRDefault="000C7557" w:rsidP="00F26B4D">
      <w:pPr>
        <w:pStyle w:val="Heading1"/>
        <w:spacing w:line="276" w:lineRule="auto"/>
        <w:jc w:val="both"/>
        <w:rPr>
          <w:rFonts w:asciiTheme="minorHAnsi" w:hAnsiTheme="minorHAnsi"/>
        </w:rPr>
      </w:pPr>
      <w:r w:rsidRPr="001E4C93">
        <w:rPr>
          <w:rFonts w:asciiTheme="minorHAnsi" w:hAnsiTheme="minorHAnsi"/>
        </w:rPr>
        <w:lastRenderedPageBreak/>
        <w:t>Need for Application</w:t>
      </w:r>
    </w:p>
    <w:p w14:paraId="25F51545" w14:textId="77F29336"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 xml:space="preserve">Virtual Backdrop is needed to enhance the experience of getting a </w:t>
      </w:r>
      <w:del w:id="16" w:author="Darin Dugan" w:date="2016-04-23T15:51:00Z">
        <w:r w:rsidRPr="001E4C93" w:rsidDel="005000EB">
          <w:rPr>
            <w:rFonts w:asciiTheme="minorHAnsi" w:hAnsiTheme="minorHAnsi"/>
          </w:rPr>
          <w:delText>Driver</w:delText>
        </w:r>
        <w:r w:rsidR="004E135A" w:rsidDel="005000EB">
          <w:rPr>
            <w:rFonts w:asciiTheme="minorHAnsi" w:hAnsiTheme="minorHAnsi"/>
          </w:rPr>
          <w:delText>’</w:delText>
        </w:r>
        <w:r w:rsidR="00605166" w:rsidDel="005000EB">
          <w:rPr>
            <w:rFonts w:asciiTheme="minorHAnsi" w:hAnsiTheme="minorHAnsi"/>
          </w:rPr>
          <w:delText xml:space="preserve">s </w:delText>
        </w:r>
      </w:del>
      <w:ins w:id="17" w:author="Darin Dugan" w:date="2016-04-23T15:51:00Z">
        <w:r w:rsidR="005000EB">
          <w:rPr>
            <w:rFonts w:asciiTheme="minorHAnsi" w:hAnsiTheme="minorHAnsi"/>
          </w:rPr>
          <w:t>d</w:t>
        </w:r>
        <w:r w:rsidR="005000EB" w:rsidRPr="001E4C93">
          <w:rPr>
            <w:rFonts w:asciiTheme="minorHAnsi" w:hAnsiTheme="minorHAnsi"/>
          </w:rPr>
          <w:t>river</w:t>
        </w:r>
        <w:r w:rsidR="005000EB">
          <w:rPr>
            <w:rFonts w:asciiTheme="minorHAnsi" w:hAnsiTheme="minorHAnsi"/>
          </w:rPr>
          <w:t xml:space="preserve">’s </w:t>
        </w:r>
      </w:ins>
      <w:r w:rsidR="00605166">
        <w:rPr>
          <w:rFonts w:asciiTheme="minorHAnsi" w:hAnsiTheme="minorHAnsi"/>
        </w:rPr>
        <w:t>license for residents of the s</w:t>
      </w:r>
      <w:r w:rsidRPr="001E4C93">
        <w:rPr>
          <w:rFonts w:asciiTheme="minorHAnsi" w:hAnsiTheme="minorHAnsi"/>
        </w:rPr>
        <w:t xml:space="preserve">tate of Iowa.  This application can further be used to </w:t>
      </w:r>
      <w:r w:rsidR="00550F8D">
        <w:rPr>
          <w:rFonts w:asciiTheme="minorHAnsi" w:hAnsiTheme="minorHAnsi"/>
        </w:rPr>
        <w:t>populate</w:t>
      </w:r>
      <w:r w:rsidRPr="001E4C93">
        <w:rPr>
          <w:rFonts w:asciiTheme="minorHAnsi" w:hAnsiTheme="minorHAnsi"/>
        </w:rPr>
        <w:t xml:space="preserve"> a database for facial recognition.  The pictures we create will meet the standards for a driver's license and in doing so, will meet the standards for facial recognition.</w:t>
      </w:r>
    </w:p>
    <w:p w14:paraId="463DCDB6" w14:textId="75EB6B03" w:rsidR="00282B5E" w:rsidRPr="001E4C93" w:rsidRDefault="00605166" w:rsidP="00F26B4D">
      <w:pPr>
        <w:pStyle w:val="TextBody"/>
        <w:spacing w:line="276" w:lineRule="auto"/>
        <w:jc w:val="both"/>
        <w:rPr>
          <w:rFonts w:asciiTheme="minorHAnsi" w:hAnsiTheme="minorHAnsi"/>
        </w:rPr>
      </w:pPr>
      <w:r>
        <w:rPr>
          <w:rFonts w:asciiTheme="minorHAnsi" w:hAnsiTheme="minorHAnsi"/>
        </w:rPr>
        <w:t>W</w:t>
      </w:r>
      <w:r w:rsidR="008F3FEB" w:rsidRPr="001E4C93">
        <w:rPr>
          <w:rFonts w:asciiTheme="minorHAnsi" w:hAnsiTheme="minorHAnsi"/>
        </w:rPr>
        <w:t xml:space="preserve">ith the introduction of new technologies that require a photo with a high enough quality to be included in biometric databases used for facial recognition, photos will need to remove artifacts from their backgrounds to create consistent images of faces. Previously, colored backdrops were used to ensure noise was reduced from the photos. But this places significant limitations on the photos that can be used in the databases and the process to take said photos (i.e. cellphone cameras cannot be used). Ideally, software could be created to identify faces, remove backgrounds and produce a uniform virtual backdrop for the photo regardless of the composition of the original photo. One specific hurdle to overcome is that current algorithms </w:t>
      </w:r>
      <w:ins w:id="18" w:author="Darin Dugan" w:date="2016-04-23T15:53:00Z">
        <w:r w:rsidR="005000EB">
          <w:rPr>
            <w:rFonts w:asciiTheme="minorHAnsi" w:hAnsiTheme="minorHAnsi"/>
          </w:rPr>
          <w:t xml:space="preserve">may be unable to properly identify </w:t>
        </w:r>
      </w:ins>
      <w:del w:id="19" w:author="Darin Dugan" w:date="2016-04-23T15:53:00Z">
        <w:r w:rsidR="008F3FEB" w:rsidRPr="001E4C93" w:rsidDel="005000EB">
          <w:rPr>
            <w:rFonts w:asciiTheme="minorHAnsi" w:hAnsiTheme="minorHAnsi"/>
          </w:rPr>
          <w:delText xml:space="preserve">can sometimes get confused with </w:delText>
        </w:r>
      </w:del>
      <w:r w:rsidR="008F3FEB" w:rsidRPr="001E4C93">
        <w:rPr>
          <w:rFonts w:asciiTheme="minorHAnsi" w:hAnsiTheme="minorHAnsi"/>
        </w:rPr>
        <w:t>a person's hair</w:t>
      </w:r>
      <w:ins w:id="20" w:author="Darin Dugan" w:date="2016-04-23T15:53:00Z">
        <w:r w:rsidR="005000EB">
          <w:rPr>
            <w:rFonts w:asciiTheme="minorHAnsi" w:hAnsiTheme="minorHAnsi"/>
          </w:rPr>
          <w:t xml:space="preserve">, </w:t>
        </w:r>
      </w:ins>
      <w:del w:id="21" w:author="Darin Dugan" w:date="2016-04-23T15:54:00Z">
        <w:r w:rsidR="008F3FEB" w:rsidRPr="001E4C93" w:rsidDel="005000EB">
          <w:rPr>
            <w:rFonts w:asciiTheme="minorHAnsi" w:hAnsiTheme="minorHAnsi"/>
          </w:rPr>
          <w:delText xml:space="preserve"> and fill in the hair </w:delText>
        </w:r>
      </w:del>
      <w:ins w:id="22" w:author="Darin Dugan" w:date="2016-04-23T15:54:00Z">
        <w:r w:rsidR="005000EB">
          <w:rPr>
            <w:rFonts w:asciiTheme="minorHAnsi" w:hAnsiTheme="minorHAnsi"/>
          </w:rPr>
          <w:t xml:space="preserve">replacing it </w:t>
        </w:r>
      </w:ins>
      <w:r w:rsidR="008F3FEB" w:rsidRPr="001E4C93">
        <w:rPr>
          <w:rFonts w:asciiTheme="minorHAnsi" w:hAnsiTheme="minorHAnsi"/>
        </w:rPr>
        <w:t xml:space="preserve">with the backdrop color instead of </w:t>
      </w:r>
      <w:ins w:id="23" w:author="Darin Dugan" w:date="2016-04-23T15:54:00Z">
        <w:r w:rsidR="005000EB">
          <w:rPr>
            <w:rFonts w:asciiTheme="minorHAnsi" w:hAnsiTheme="minorHAnsi"/>
          </w:rPr>
          <w:t>keeping it intact</w:t>
        </w:r>
      </w:ins>
      <w:del w:id="24" w:author="Darin Dugan" w:date="2016-04-23T15:54:00Z">
        <w:r w:rsidR="008F3FEB" w:rsidRPr="001E4C93" w:rsidDel="005000EB">
          <w:rPr>
            <w:rFonts w:asciiTheme="minorHAnsi" w:hAnsiTheme="minorHAnsi"/>
          </w:rPr>
          <w:delText>leaving the alone</w:delText>
        </w:r>
      </w:del>
      <w:r w:rsidR="008F3FEB" w:rsidRPr="001E4C93">
        <w:rPr>
          <w:rFonts w:asciiTheme="minorHAnsi" w:hAnsiTheme="minorHAnsi"/>
        </w:rPr>
        <w:t xml:space="preserve">. </w:t>
      </w:r>
    </w:p>
    <w:p w14:paraId="4C098A32"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t>Previous Approaches</w:t>
      </w:r>
    </w:p>
    <w:p w14:paraId="25077A28" w14:textId="1D7A1198" w:rsidR="000C7557" w:rsidRPr="00F1167C" w:rsidRDefault="000C7557" w:rsidP="00F1167C">
      <w:pPr>
        <w:pStyle w:val="TextBody"/>
        <w:spacing w:line="276" w:lineRule="auto"/>
        <w:jc w:val="both"/>
        <w:rPr>
          <w:rFonts w:asciiTheme="minorHAnsi" w:hAnsiTheme="minorHAnsi"/>
        </w:rPr>
      </w:pPr>
      <w:r w:rsidRPr="00D553CE">
        <w:rPr>
          <w:rFonts w:asciiTheme="minorHAnsi" w:hAnsiTheme="minorHAnsi"/>
          <w:color w:val="000000"/>
        </w:rPr>
        <w:t xml:space="preserve">In researching current algorithms for this process, we found </w:t>
      </w:r>
      <w:ins w:id="25" w:author="Darin Dugan" w:date="2016-04-23T15:54:00Z">
        <w:r w:rsidR="005000EB">
          <w:rPr>
            <w:rFonts w:asciiTheme="minorHAnsi" w:hAnsiTheme="minorHAnsi"/>
            <w:color w:val="000000"/>
          </w:rPr>
          <w:t>three</w:t>
        </w:r>
      </w:ins>
      <w:del w:id="26" w:author="Darin Dugan" w:date="2016-04-23T15:54:00Z">
        <w:r w:rsidRPr="00D553CE" w:rsidDel="005000EB">
          <w:rPr>
            <w:rFonts w:asciiTheme="minorHAnsi" w:hAnsiTheme="minorHAnsi"/>
            <w:color w:val="000000"/>
          </w:rPr>
          <w:delText>3</w:delText>
        </w:r>
      </w:del>
      <w:r w:rsidRPr="00D553CE">
        <w:rPr>
          <w:rFonts w:asciiTheme="minorHAnsi" w:hAnsiTheme="minorHAnsi"/>
          <w:color w:val="000000"/>
        </w:rPr>
        <w:t xml:space="preserve"> major ways </w:t>
      </w:r>
      <w:ins w:id="27" w:author="Darin Dugan" w:date="2016-04-23T15:54:00Z">
        <w:r w:rsidR="005000EB">
          <w:rPr>
            <w:rFonts w:asciiTheme="minorHAnsi" w:hAnsiTheme="minorHAnsi"/>
            <w:color w:val="000000"/>
          </w:rPr>
          <w:t xml:space="preserve">to approach </w:t>
        </w:r>
      </w:ins>
      <w:del w:id="28" w:author="Darin Dugan" w:date="2016-04-23T15:54:00Z">
        <w:r w:rsidRPr="00D553CE" w:rsidDel="005000EB">
          <w:rPr>
            <w:rFonts w:asciiTheme="minorHAnsi" w:hAnsiTheme="minorHAnsi"/>
            <w:color w:val="000000"/>
          </w:rPr>
          <w:delText xml:space="preserve">of trying to solve </w:delText>
        </w:r>
      </w:del>
      <w:r w:rsidRPr="00D553CE">
        <w:rPr>
          <w:rFonts w:asciiTheme="minorHAnsi" w:hAnsiTheme="minorHAnsi"/>
          <w:color w:val="000000"/>
        </w:rPr>
        <w:t>this problem. Each of these algorithms appeared to have their own drawback</w:t>
      </w:r>
      <w:ins w:id="29" w:author="Darin Dugan" w:date="2016-04-23T15:55:00Z">
        <w:r w:rsidR="005000EB">
          <w:rPr>
            <w:rFonts w:asciiTheme="minorHAnsi" w:hAnsiTheme="minorHAnsi"/>
            <w:color w:val="000000"/>
          </w:rPr>
          <w:t xml:space="preserve">, including </w:t>
        </w:r>
      </w:ins>
      <w:del w:id="30" w:author="Darin Dugan" w:date="2016-04-23T15:55:00Z">
        <w:r w:rsidRPr="00D553CE" w:rsidDel="005000EB">
          <w:rPr>
            <w:rFonts w:asciiTheme="minorHAnsi" w:hAnsiTheme="minorHAnsi"/>
            <w:color w:val="000000"/>
          </w:rPr>
          <w:delText xml:space="preserve"> from either having </w:delText>
        </w:r>
      </w:del>
      <w:r w:rsidRPr="00D553CE">
        <w:rPr>
          <w:rFonts w:asciiTheme="minorHAnsi" w:hAnsiTheme="minorHAnsi"/>
          <w:color w:val="000000"/>
        </w:rPr>
        <w:t xml:space="preserve">problems identifying hair properly, not removing the whole background, or other issues that arise from </w:t>
      </w:r>
      <w:del w:id="31" w:author="Darin Dugan" w:date="2016-04-23T15:55:00Z">
        <w:r w:rsidRPr="00D553CE" w:rsidDel="005000EB">
          <w:rPr>
            <w:rFonts w:asciiTheme="minorHAnsi" w:hAnsiTheme="minorHAnsi"/>
            <w:color w:val="000000"/>
          </w:rPr>
          <w:delText xml:space="preserve">doing </w:delText>
        </w:r>
      </w:del>
      <w:r w:rsidRPr="00F1167C">
        <w:rPr>
          <w:rFonts w:asciiTheme="minorHAnsi" w:hAnsiTheme="minorHAnsi"/>
        </w:rPr>
        <w:t>color matching on pixels.</w:t>
      </w:r>
    </w:p>
    <w:p w14:paraId="2AE609C7" w14:textId="329134E7" w:rsidR="000C7557" w:rsidRPr="00F1167C" w:rsidRDefault="000C7557" w:rsidP="00F1167C">
      <w:pPr>
        <w:pStyle w:val="TextBody"/>
        <w:spacing w:line="276" w:lineRule="auto"/>
        <w:jc w:val="both"/>
        <w:rPr>
          <w:rFonts w:asciiTheme="minorHAnsi" w:hAnsiTheme="minorHAnsi"/>
        </w:rPr>
      </w:pPr>
      <w:r w:rsidRPr="00F1167C">
        <w:rPr>
          <w:rFonts w:asciiTheme="minorHAnsi" w:hAnsiTheme="minorHAnsi"/>
        </w:rPr>
        <w:t xml:space="preserve">The first </w:t>
      </w:r>
      <w:ins w:id="32" w:author="Darin Dugan" w:date="2016-04-23T15:56:00Z">
        <w:r w:rsidR="005000EB">
          <w:rPr>
            <w:rFonts w:asciiTheme="minorHAnsi" w:hAnsiTheme="minorHAnsi"/>
          </w:rPr>
          <w:t xml:space="preserve">method </w:t>
        </w:r>
      </w:ins>
      <w:del w:id="33" w:author="Darin Dugan" w:date="2016-04-23T15:56:00Z">
        <w:r w:rsidRPr="00F1167C" w:rsidDel="005000EB">
          <w:rPr>
            <w:rFonts w:asciiTheme="minorHAnsi" w:hAnsiTheme="minorHAnsi"/>
          </w:rPr>
          <w:delText xml:space="preserve">way </w:delText>
        </w:r>
      </w:del>
      <w:r w:rsidRPr="00F1167C">
        <w:rPr>
          <w:rFonts w:asciiTheme="minorHAnsi" w:hAnsiTheme="minorHAnsi"/>
        </w:rPr>
        <w:t>is an algorithm by the identi</w:t>
      </w:r>
      <w:r w:rsidR="00EB0853">
        <w:rPr>
          <w:rFonts w:asciiTheme="minorHAnsi" w:hAnsiTheme="minorHAnsi"/>
        </w:rPr>
        <w:t>ty solution vendor</w:t>
      </w:r>
      <w:del w:id="34" w:author="Darin Dugan" w:date="2016-04-23T15:57:00Z">
        <w:r w:rsidR="00EB0853" w:rsidDel="005000EB">
          <w:rPr>
            <w:rFonts w:asciiTheme="minorHAnsi" w:hAnsiTheme="minorHAnsi"/>
          </w:rPr>
          <w:delText>,</w:delText>
        </w:r>
      </w:del>
      <w:r w:rsidR="00EB0853">
        <w:rPr>
          <w:rFonts w:asciiTheme="minorHAnsi" w:hAnsiTheme="minorHAnsi"/>
        </w:rPr>
        <w:t xml:space="preserve"> MorphoTrust </w:t>
      </w:r>
      <w:r w:rsidRPr="00F1167C">
        <w:rPr>
          <w:rFonts w:asciiTheme="minorHAnsi" w:hAnsiTheme="minorHAnsi"/>
        </w:rPr>
        <w:t xml:space="preserve">USA. MorphoTrust currently provides physical credentials for 80% of the jurisdictions in the United States. MorphoTrust is looking to expand their business by providing this virtual backdrop solution. In a patent filed in 2015, the algorithm for the virtual backdrop solution </w:t>
      </w:r>
      <w:ins w:id="35" w:author="Darin Dugan" w:date="2016-04-23T15:57:00Z">
        <w:r w:rsidR="0032227D">
          <w:rPr>
            <w:rFonts w:asciiTheme="minorHAnsi" w:hAnsiTheme="minorHAnsi"/>
          </w:rPr>
          <w:t xml:space="preserve">tries </w:t>
        </w:r>
      </w:ins>
      <w:del w:id="36" w:author="Darin Dugan" w:date="2016-04-23T15:57:00Z">
        <w:r w:rsidRPr="00F1167C" w:rsidDel="0032227D">
          <w:rPr>
            <w:rFonts w:asciiTheme="minorHAnsi" w:hAnsiTheme="minorHAnsi"/>
          </w:rPr>
          <w:delText xml:space="preserve">is to try </w:delText>
        </w:r>
      </w:del>
      <w:r w:rsidRPr="00F1167C">
        <w:rPr>
          <w:rFonts w:asciiTheme="minorHAnsi" w:hAnsiTheme="minorHAnsi"/>
        </w:rPr>
        <w:t xml:space="preserve">to estimate the foreground and background of the image. To determine the difference between the two, </w:t>
      </w:r>
      <w:ins w:id="37" w:author="Darin Dugan" w:date="2016-04-23T15:57:00Z">
        <w:r w:rsidR="0032227D">
          <w:rPr>
            <w:rFonts w:asciiTheme="minorHAnsi" w:hAnsiTheme="minorHAnsi"/>
          </w:rPr>
          <w:t>a</w:t>
        </w:r>
      </w:ins>
      <w:del w:id="38" w:author="Darin Dugan" w:date="2016-04-23T15:57:00Z">
        <w:r w:rsidRPr="00F1167C" w:rsidDel="0032227D">
          <w:rPr>
            <w:rFonts w:asciiTheme="minorHAnsi" w:hAnsiTheme="minorHAnsi"/>
          </w:rPr>
          <w:delText>A</w:delText>
        </w:r>
      </w:del>
      <w:r w:rsidRPr="00F1167C">
        <w:rPr>
          <w:rFonts w:asciiTheme="minorHAnsi" w:hAnsiTheme="minorHAnsi"/>
        </w:rPr>
        <w:t xml:space="preserve">lpha matting is applied to the image. Their algorithm also </w:t>
      </w:r>
      <w:del w:id="39" w:author="Darin Dugan" w:date="2016-04-23T15:58:00Z">
        <w:r w:rsidRPr="00F1167C" w:rsidDel="0032227D">
          <w:rPr>
            <w:rFonts w:asciiTheme="minorHAnsi" w:hAnsiTheme="minorHAnsi"/>
          </w:rPr>
          <w:delText xml:space="preserve">tries </w:delText>
        </w:r>
      </w:del>
      <w:ins w:id="40" w:author="Darin Dugan" w:date="2016-04-23T15:58:00Z">
        <w:r w:rsidR="0032227D">
          <w:rPr>
            <w:rFonts w:asciiTheme="minorHAnsi" w:hAnsiTheme="minorHAnsi"/>
          </w:rPr>
          <w:t xml:space="preserve">attempts </w:t>
        </w:r>
      </w:ins>
      <w:r w:rsidRPr="00F1167C">
        <w:rPr>
          <w:rFonts w:asciiTheme="minorHAnsi" w:hAnsiTheme="minorHAnsi"/>
        </w:rPr>
        <w:t xml:space="preserve">to estimate hair pixels, facial pixels, and other foreground pixels using a formula that utilizes a convex hull algorithm. It also uses a cross algorithm to </w:t>
      </w:r>
      <w:del w:id="41" w:author="Darin Dugan" w:date="2016-04-23T15:58:00Z">
        <w:r w:rsidRPr="00F1167C" w:rsidDel="0032227D">
          <w:rPr>
            <w:rFonts w:asciiTheme="minorHAnsi" w:hAnsiTheme="minorHAnsi"/>
          </w:rPr>
          <w:delText xml:space="preserve">figure </w:delText>
        </w:r>
      </w:del>
      <w:ins w:id="42" w:author="Darin Dugan" w:date="2016-04-23T15:58:00Z">
        <w:r w:rsidR="0032227D">
          <w:rPr>
            <w:rFonts w:asciiTheme="minorHAnsi" w:hAnsiTheme="minorHAnsi"/>
          </w:rPr>
          <w:t xml:space="preserve">determine </w:t>
        </w:r>
      </w:ins>
      <w:del w:id="43" w:author="Darin Dugan" w:date="2016-04-23T15:58:00Z">
        <w:r w:rsidRPr="00F1167C" w:rsidDel="0032227D">
          <w:rPr>
            <w:rFonts w:asciiTheme="minorHAnsi" w:hAnsiTheme="minorHAnsi"/>
          </w:rPr>
          <w:delText xml:space="preserve">out </w:delText>
        </w:r>
      </w:del>
      <w:r w:rsidRPr="00F1167C">
        <w:rPr>
          <w:rFonts w:asciiTheme="minorHAnsi" w:hAnsiTheme="minorHAnsi"/>
        </w:rPr>
        <w:t xml:space="preserve">where the </w:t>
      </w:r>
      <w:ins w:id="44" w:author="Darin Dugan" w:date="2016-04-23T15:58:00Z">
        <w:r w:rsidR="0032227D">
          <w:rPr>
            <w:rFonts w:asciiTheme="minorHAnsi" w:hAnsiTheme="minorHAnsi"/>
          </w:rPr>
          <w:t xml:space="preserve">subject’s </w:t>
        </w:r>
      </w:ins>
      <w:r w:rsidRPr="00F1167C">
        <w:rPr>
          <w:rFonts w:asciiTheme="minorHAnsi" w:hAnsiTheme="minorHAnsi"/>
        </w:rPr>
        <w:t xml:space="preserve">chin is located </w:t>
      </w:r>
      <w:del w:id="45" w:author="Darin Dugan" w:date="2016-04-23T15:59:00Z">
        <w:r w:rsidRPr="00F1167C" w:rsidDel="0032227D">
          <w:rPr>
            <w:rFonts w:asciiTheme="minorHAnsi" w:hAnsiTheme="minorHAnsi"/>
          </w:rPr>
          <w:delText xml:space="preserve">on the subject </w:delText>
        </w:r>
      </w:del>
      <w:r w:rsidRPr="00F1167C">
        <w:rPr>
          <w:rFonts w:asciiTheme="minorHAnsi" w:hAnsiTheme="minorHAnsi"/>
        </w:rPr>
        <w:t xml:space="preserve">and again </w:t>
      </w:r>
      <w:del w:id="46" w:author="Darin Dugan" w:date="2016-04-23T15:59:00Z">
        <w:r w:rsidRPr="00F1167C" w:rsidDel="0032227D">
          <w:rPr>
            <w:rFonts w:asciiTheme="minorHAnsi" w:hAnsiTheme="minorHAnsi"/>
          </w:rPr>
          <w:delText xml:space="preserve">trying to figure out </w:delText>
        </w:r>
      </w:del>
      <w:r w:rsidRPr="00F1167C">
        <w:rPr>
          <w:rFonts w:asciiTheme="minorHAnsi" w:hAnsiTheme="minorHAnsi"/>
        </w:rPr>
        <w:t xml:space="preserve">where the face exists in the foreground. The algorithm also tries to determine the background by using </w:t>
      </w:r>
      <w:ins w:id="47" w:author="Darin Dugan" w:date="2016-04-23T15:59:00Z">
        <w:r w:rsidR="0032227D">
          <w:rPr>
            <w:rFonts w:asciiTheme="minorHAnsi" w:hAnsiTheme="minorHAnsi"/>
          </w:rPr>
          <w:t>e</w:t>
        </w:r>
      </w:ins>
      <w:del w:id="48" w:author="Darin Dugan" w:date="2016-04-23T15:59:00Z">
        <w:r w:rsidR="00F26B4D" w:rsidRPr="00F1167C" w:rsidDel="0032227D">
          <w:rPr>
            <w:rFonts w:asciiTheme="minorHAnsi" w:hAnsiTheme="minorHAnsi"/>
          </w:rPr>
          <w:delText>E</w:delText>
        </w:r>
      </w:del>
      <w:r w:rsidR="00F26B4D" w:rsidRPr="00F1167C">
        <w:rPr>
          <w:rFonts w:asciiTheme="minorHAnsi" w:hAnsiTheme="minorHAnsi"/>
        </w:rPr>
        <w:t>igen</w:t>
      </w:r>
      <w:r w:rsidRPr="00F1167C">
        <w:rPr>
          <w:rFonts w:asciiTheme="minorHAnsi" w:hAnsiTheme="minorHAnsi"/>
        </w:rPr>
        <w:t>vectors and pixel intensity. It also uses neighborhood matching to try to determine similar pixels in a region. Their approach seems to be a good starting point, but as of yet</w:t>
      </w:r>
      <w:del w:id="49" w:author="Darin Dugan" w:date="2016-04-23T15:59:00Z">
        <w:r w:rsidRPr="00F1167C" w:rsidDel="0032227D">
          <w:rPr>
            <w:rFonts w:asciiTheme="minorHAnsi" w:hAnsiTheme="minorHAnsi"/>
          </w:rPr>
          <w:delText>,</w:delText>
        </w:r>
      </w:del>
      <w:r w:rsidRPr="00F1167C">
        <w:rPr>
          <w:rFonts w:asciiTheme="minorHAnsi" w:hAnsiTheme="minorHAnsi"/>
        </w:rPr>
        <w:t xml:space="preserve"> the company does not appear to have a working prototype.</w:t>
      </w:r>
      <w:r w:rsidR="00550F8D">
        <w:rPr>
          <w:rFonts w:asciiTheme="minorHAnsi" w:hAnsiTheme="minorHAnsi"/>
        </w:rPr>
        <w:t xml:space="preserve"> (MorphoTrust USA)</w:t>
      </w:r>
    </w:p>
    <w:p w14:paraId="5611E870" w14:textId="43DF743E" w:rsidR="000C7557" w:rsidRPr="00D553CE" w:rsidRDefault="000C7557" w:rsidP="00F1167C">
      <w:pPr>
        <w:pStyle w:val="TextBody"/>
        <w:spacing w:line="276" w:lineRule="auto"/>
        <w:jc w:val="both"/>
        <w:rPr>
          <w:rFonts w:asciiTheme="minorHAnsi" w:hAnsiTheme="minorHAnsi"/>
          <w:color w:val="000000"/>
        </w:rPr>
      </w:pPr>
      <w:r w:rsidRPr="00F1167C">
        <w:rPr>
          <w:rFonts w:asciiTheme="minorHAnsi" w:hAnsiTheme="minorHAnsi"/>
        </w:rPr>
        <w:t>The second algorithm</w:t>
      </w:r>
      <w:r w:rsidRPr="00D553CE">
        <w:rPr>
          <w:rFonts w:asciiTheme="minorHAnsi" w:hAnsiTheme="minorHAnsi"/>
          <w:color w:val="000000"/>
        </w:rPr>
        <w:t xml:space="preserve"> th</w:t>
      </w:r>
      <w:r w:rsidR="00ED1421">
        <w:rPr>
          <w:rFonts w:asciiTheme="minorHAnsi" w:hAnsiTheme="minorHAnsi"/>
          <w:color w:val="000000"/>
        </w:rPr>
        <w:t xml:space="preserve">e team found was a paper from </w:t>
      </w:r>
      <w:r w:rsidR="00ED1421" w:rsidRPr="00ED1421">
        <w:rPr>
          <w:rFonts w:asciiTheme="minorHAnsi" w:hAnsiTheme="minorHAnsi"/>
          <w:color w:val="000000"/>
        </w:rPr>
        <w:t>Incheon National Un</w:t>
      </w:r>
      <w:ins w:id="50" w:author="Darin Dugan" w:date="2016-04-23T16:00:00Z">
        <w:r w:rsidR="0032227D">
          <w:rPr>
            <w:rFonts w:asciiTheme="minorHAnsi" w:hAnsiTheme="minorHAnsi"/>
            <w:color w:val="000000"/>
          </w:rPr>
          <w:t>i</w:t>
        </w:r>
      </w:ins>
      <w:r w:rsidR="00ED1421" w:rsidRPr="00ED1421">
        <w:rPr>
          <w:rFonts w:asciiTheme="minorHAnsi" w:hAnsiTheme="minorHAnsi"/>
          <w:color w:val="000000"/>
        </w:rPr>
        <w:t>versity</w:t>
      </w:r>
      <w:r w:rsidR="00ED1421">
        <w:rPr>
          <w:rFonts w:asciiTheme="minorHAnsi" w:hAnsiTheme="minorHAnsi"/>
          <w:color w:val="000000"/>
        </w:rPr>
        <w:t xml:space="preserve"> in </w:t>
      </w:r>
      <w:ins w:id="51" w:author="Darin Dugan" w:date="2016-04-23T16:00:00Z">
        <w:r w:rsidR="0032227D">
          <w:rPr>
            <w:rFonts w:asciiTheme="minorHAnsi" w:hAnsiTheme="minorHAnsi"/>
            <w:color w:val="000000"/>
          </w:rPr>
          <w:t xml:space="preserve">South </w:t>
        </w:r>
      </w:ins>
      <w:r w:rsidR="00ED1421">
        <w:rPr>
          <w:rFonts w:asciiTheme="minorHAnsi" w:hAnsiTheme="minorHAnsi"/>
          <w:color w:val="000000"/>
        </w:rPr>
        <w:t>Korea</w:t>
      </w:r>
      <w:del w:id="52" w:author="Darin Dugan" w:date="2016-04-23T16:00:00Z">
        <w:r w:rsidR="00ED1421" w:rsidDel="0032227D">
          <w:rPr>
            <w:rFonts w:asciiTheme="minorHAnsi" w:hAnsiTheme="minorHAnsi"/>
            <w:color w:val="000000"/>
          </w:rPr>
          <w:delText>n</w:delText>
        </w:r>
      </w:del>
      <w:r w:rsidRPr="00D553CE">
        <w:rPr>
          <w:rFonts w:asciiTheme="minorHAnsi" w:hAnsiTheme="minorHAnsi"/>
          <w:color w:val="000000"/>
        </w:rPr>
        <w:t xml:space="preserve">. </w:t>
      </w:r>
      <w:r w:rsidR="00ED1421">
        <w:rPr>
          <w:rFonts w:asciiTheme="minorHAnsi" w:hAnsiTheme="minorHAnsi"/>
          <w:color w:val="000000"/>
        </w:rPr>
        <w:t xml:space="preserve">The authors </w:t>
      </w:r>
      <w:r w:rsidR="00ED1421" w:rsidRPr="00ED1421">
        <w:rPr>
          <w:rFonts w:asciiTheme="minorHAnsi" w:hAnsiTheme="minorHAnsi"/>
          <w:color w:val="000000"/>
        </w:rPr>
        <w:t xml:space="preserve">Jeong-In Park </w:t>
      </w:r>
      <w:r w:rsidR="00ED1421">
        <w:rPr>
          <w:rFonts w:asciiTheme="minorHAnsi" w:hAnsiTheme="minorHAnsi"/>
          <w:color w:val="000000"/>
        </w:rPr>
        <w:t xml:space="preserve">and </w:t>
      </w:r>
      <w:r w:rsidR="00ED1421" w:rsidRPr="00ED1421">
        <w:rPr>
          <w:rFonts w:asciiTheme="minorHAnsi" w:hAnsiTheme="minorHAnsi"/>
          <w:color w:val="000000"/>
        </w:rPr>
        <w:t xml:space="preserve">Jin-Tak Choi </w:t>
      </w:r>
      <w:r w:rsidR="00ED1421">
        <w:rPr>
          <w:rFonts w:asciiTheme="minorHAnsi" w:hAnsiTheme="minorHAnsi"/>
          <w:color w:val="000000"/>
        </w:rPr>
        <w:t xml:space="preserve">used an </w:t>
      </w:r>
      <w:r w:rsidRPr="00D553CE">
        <w:rPr>
          <w:rFonts w:asciiTheme="minorHAnsi" w:hAnsiTheme="minorHAnsi"/>
          <w:color w:val="000000"/>
        </w:rPr>
        <w:t xml:space="preserve">algorithm </w:t>
      </w:r>
      <w:r w:rsidR="00ED1421">
        <w:rPr>
          <w:rFonts w:asciiTheme="minorHAnsi" w:hAnsiTheme="minorHAnsi"/>
          <w:color w:val="000000"/>
        </w:rPr>
        <w:t>that utilized</w:t>
      </w:r>
      <w:r w:rsidRPr="00D553CE">
        <w:rPr>
          <w:rFonts w:asciiTheme="minorHAnsi" w:hAnsiTheme="minorHAnsi"/>
          <w:color w:val="000000"/>
        </w:rPr>
        <w:t xml:space="preserve"> a code book to try to determine smaller portions of the image to try to determine background for each smaller image, in a similar fashion to solving our Sudoku problem. Each of the smaller units is a vector, and uses vector rotation about a center of rotation for the vector. Reviewing the author's work, the background does not appear to be completely removed from the images, so the algorithms appear that they could use </w:t>
      </w:r>
      <w:del w:id="53" w:author="Darin Dugan" w:date="2016-04-23T16:01:00Z">
        <w:r w:rsidRPr="00D553CE" w:rsidDel="0032227D">
          <w:rPr>
            <w:rFonts w:asciiTheme="minorHAnsi" w:hAnsiTheme="minorHAnsi"/>
            <w:color w:val="000000"/>
          </w:rPr>
          <w:delText xml:space="preserve">more </w:delText>
        </w:r>
      </w:del>
      <w:ins w:id="54" w:author="Darin Dugan" w:date="2016-04-23T16:01:00Z">
        <w:r w:rsidR="0032227D">
          <w:rPr>
            <w:rFonts w:asciiTheme="minorHAnsi" w:hAnsiTheme="minorHAnsi"/>
            <w:color w:val="000000"/>
          </w:rPr>
          <w:t>additional refinement</w:t>
        </w:r>
      </w:ins>
      <w:del w:id="55" w:author="Darin Dugan" w:date="2016-04-23T16:01:00Z">
        <w:r w:rsidRPr="00D553CE" w:rsidDel="0032227D">
          <w:rPr>
            <w:rFonts w:asciiTheme="minorHAnsi" w:hAnsiTheme="minorHAnsi"/>
            <w:color w:val="000000"/>
          </w:rPr>
          <w:delText>work</w:delText>
        </w:r>
      </w:del>
      <w:r w:rsidRPr="00D553CE">
        <w:rPr>
          <w:rFonts w:asciiTheme="minorHAnsi" w:hAnsiTheme="minorHAnsi"/>
          <w:color w:val="000000"/>
        </w:rPr>
        <w:t>.</w:t>
      </w:r>
      <w:r w:rsidR="00ED1421">
        <w:rPr>
          <w:rFonts w:asciiTheme="minorHAnsi" w:hAnsiTheme="minorHAnsi"/>
          <w:color w:val="000000"/>
        </w:rPr>
        <w:t xml:space="preserve"> The authors also noted that their algorithms appear to be slower than they </w:t>
      </w:r>
      <w:r w:rsidR="00ED1421">
        <w:rPr>
          <w:rFonts w:asciiTheme="minorHAnsi" w:hAnsiTheme="minorHAnsi"/>
          <w:color w:val="000000"/>
        </w:rPr>
        <w:lastRenderedPageBreak/>
        <w:t>would optimally like. The paper also notes limitations of dealing with clusters of regions next to each other. Ideally, the smaller vectors would need to know something about the blocks around them in order to make better guesses about the background of the image as a whole. Splitting up the image processing into blocks would allow for the algorithm to be multi-threaded, which would give this approach an advantage over other algorithms.</w:t>
      </w:r>
      <w:r w:rsidR="00550F8D">
        <w:rPr>
          <w:rFonts w:asciiTheme="minorHAnsi" w:hAnsiTheme="minorHAnsi"/>
          <w:color w:val="000000"/>
        </w:rPr>
        <w:t xml:space="preserve"> (Jeong-In Park)</w:t>
      </w:r>
    </w:p>
    <w:p w14:paraId="080F0607" w14:textId="636FADCA" w:rsidR="000C7557" w:rsidRPr="00D553CE" w:rsidRDefault="000C7557" w:rsidP="00F1167C">
      <w:pPr>
        <w:pStyle w:val="TextBody"/>
        <w:spacing w:line="276" w:lineRule="auto"/>
        <w:jc w:val="both"/>
        <w:rPr>
          <w:rFonts w:asciiTheme="minorHAnsi" w:hAnsiTheme="minorHAnsi"/>
          <w:color w:val="000000"/>
        </w:rPr>
      </w:pPr>
      <w:r w:rsidRPr="00D553CE">
        <w:rPr>
          <w:rFonts w:asciiTheme="minorHAnsi" w:hAnsiTheme="minorHAnsi"/>
          <w:color w:val="000000"/>
        </w:rPr>
        <w:t>The third algorithm we found was a paper</w:t>
      </w:r>
      <w:r w:rsidR="00ED1421">
        <w:rPr>
          <w:rFonts w:asciiTheme="minorHAnsi" w:hAnsiTheme="minorHAnsi"/>
          <w:color w:val="000000"/>
        </w:rPr>
        <w:t xml:space="preserve"> written for Microsoft Research </w:t>
      </w:r>
      <w:del w:id="56" w:author="Darin Dugan" w:date="2016-04-23T16:05:00Z">
        <w:r w:rsidR="00ED1421" w:rsidDel="0032227D">
          <w:rPr>
            <w:rFonts w:asciiTheme="minorHAnsi" w:hAnsiTheme="minorHAnsi"/>
            <w:color w:val="000000"/>
          </w:rPr>
          <w:delText xml:space="preserve">written </w:delText>
        </w:r>
      </w:del>
      <w:r w:rsidR="00ED1421">
        <w:rPr>
          <w:rFonts w:asciiTheme="minorHAnsi" w:hAnsiTheme="minorHAnsi"/>
          <w:color w:val="000000"/>
        </w:rPr>
        <w:t xml:space="preserve">by authors </w:t>
      </w:r>
      <w:r w:rsidR="00ED1421" w:rsidRPr="00ED1421">
        <w:rPr>
          <w:rFonts w:asciiTheme="minorHAnsi" w:hAnsiTheme="minorHAnsi"/>
          <w:color w:val="000000"/>
        </w:rPr>
        <w:t>Jian Sun</w:t>
      </w:r>
      <w:r w:rsidR="00ED1421">
        <w:rPr>
          <w:rFonts w:asciiTheme="minorHAnsi" w:hAnsiTheme="minorHAnsi"/>
          <w:color w:val="000000"/>
        </w:rPr>
        <w:t>,</w:t>
      </w:r>
      <w:r w:rsidR="00ED1421" w:rsidRPr="00ED1421">
        <w:rPr>
          <w:rFonts w:asciiTheme="minorHAnsi" w:hAnsiTheme="minorHAnsi"/>
          <w:color w:val="000000"/>
        </w:rPr>
        <w:t xml:space="preserve"> Weiwei Zhang</w:t>
      </w:r>
      <w:r w:rsidR="00ED1421">
        <w:rPr>
          <w:rFonts w:asciiTheme="minorHAnsi" w:hAnsiTheme="minorHAnsi"/>
          <w:color w:val="000000"/>
        </w:rPr>
        <w:t>,</w:t>
      </w:r>
      <w:r w:rsidR="00ED1421" w:rsidRPr="00ED1421">
        <w:rPr>
          <w:rFonts w:asciiTheme="minorHAnsi" w:hAnsiTheme="minorHAnsi"/>
          <w:color w:val="000000"/>
        </w:rPr>
        <w:t xml:space="preserve"> Xiaoou Tang</w:t>
      </w:r>
      <w:r w:rsidR="00ED1421">
        <w:rPr>
          <w:rFonts w:asciiTheme="minorHAnsi" w:hAnsiTheme="minorHAnsi"/>
          <w:color w:val="000000"/>
        </w:rPr>
        <w:t>, and</w:t>
      </w:r>
      <w:r w:rsidR="00ED1421" w:rsidRPr="00ED1421">
        <w:rPr>
          <w:rFonts w:asciiTheme="minorHAnsi" w:hAnsiTheme="minorHAnsi"/>
          <w:color w:val="000000"/>
        </w:rPr>
        <w:t xml:space="preserve"> Heung-Yeung Shum</w:t>
      </w:r>
      <w:r w:rsidR="00ED1421">
        <w:rPr>
          <w:rFonts w:asciiTheme="minorHAnsi" w:hAnsiTheme="minorHAnsi"/>
          <w:color w:val="000000"/>
        </w:rPr>
        <w:t>.</w:t>
      </w:r>
      <w:r w:rsidRPr="00D553CE">
        <w:rPr>
          <w:rFonts w:asciiTheme="minorHAnsi" w:hAnsiTheme="minorHAnsi"/>
          <w:color w:val="000000"/>
        </w:rPr>
        <w:t xml:space="preserve"> This paper deals with removing the background image in videos. Their algorithm again seeks to determine the difference between the foreground and the background of the image. </w:t>
      </w:r>
      <w:r w:rsidR="00ED1421">
        <w:rPr>
          <w:rFonts w:asciiTheme="minorHAnsi" w:hAnsiTheme="minorHAnsi"/>
          <w:color w:val="000000"/>
        </w:rPr>
        <w:t xml:space="preserve">The authors note that the background subtraction is relatively easy to do with videos if the algorithm has two cameras trained on an object, but note that most people do not have two webcams </w:t>
      </w:r>
      <w:del w:id="57" w:author="Darin Dugan" w:date="2016-04-23T16:06:00Z">
        <w:r w:rsidR="00ED1421" w:rsidDel="0032227D">
          <w:rPr>
            <w:rFonts w:asciiTheme="minorHAnsi" w:hAnsiTheme="minorHAnsi"/>
            <w:color w:val="000000"/>
          </w:rPr>
          <w:delText xml:space="preserve">hooked </w:delText>
        </w:r>
      </w:del>
      <w:ins w:id="58" w:author="Darin Dugan" w:date="2016-04-23T16:06:00Z">
        <w:r w:rsidR="0032227D">
          <w:rPr>
            <w:rFonts w:asciiTheme="minorHAnsi" w:hAnsiTheme="minorHAnsi"/>
            <w:color w:val="000000"/>
          </w:rPr>
          <w:t xml:space="preserve">connected </w:t>
        </w:r>
      </w:ins>
      <w:del w:id="59" w:author="Darin Dugan" w:date="2016-04-23T16:06:00Z">
        <w:r w:rsidR="00ED1421" w:rsidDel="0032227D">
          <w:rPr>
            <w:rFonts w:asciiTheme="minorHAnsi" w:hAnsiTheme="minorHAnsi"/>
            <w:color w:val="000000"/>
          </w:rPr>
          <w:delText xml:space="preserve">up </w:delText>
        </w:r>
      </w:del>
      <w:r w:rsidR="00ED1421">
        <w:rPr>
          <w:rFonts w:asciiTheme="minorHAnsi" w:hAnsiTheme="minorHAnsi"/>
          <w:color w:val="000000"/>
        </w:rPr>
        <w:t xml:space="preserve">to their computers. </w:t>
      </w:r>
      <w:r w:rsidRPr="00D553CE">
        <w:rPr>
          <w:rFonts w:asciiTheme="minorHAnsi" w:hAnsiTheme="minorHAnsi"/>
          <w:color w:val="000000"/>
        </w:rPr>
        <w:t xml:space="preserve">The algorithm uses a Gaussian mixture model to try to determine if a pixel belongs to the foreground or the background. </w:t>
      </w:r>
      <w:r w:rsidR="00E743BF">
        <w:rPr>
          <w:rFonts w:asciiTheme="minorHAnsi" w:hAnsiTheme="minorHAnsi"/>
          <w:color w:val="000000"/>
        </w:rPr>
        <w:t xml:space="preserve">The authors note that </w:t>
      </w:r>
      <w:ins w:id="60" w:author="Darin Dugan" w:date="2016-04-23T16:06:00Z">
        <w:r w:rsidR="0032227D">
          <w:rPr>
            <w:rFonts w:asciiTheme="minorHAnsi" w:hAnsiTheme="minorHAnsi"/>
            <w:color w:val="000000"/>
          </w:rPr>
          <w:t>dealin</w:t>
        </w:r>
      </w:ins>
      <w:ins w:id="61" w:author="Darin Dugan" w:date="2016-04-23T16:07:00Z">
        <w:r w:rsidR="0032227D">
          <w:rPr>
            <w:rFonts w:asciiTheme="minorHAnsi" w:hAnsiTheme="minorHAnsi"/>
            <w:color w:val="000000"/>
          </w:rPr>
          <w:t>g</w:t>
        </w:r>
      </w:ins>
      <w:ins w:id="62" w:author="Darin Dugan" w:date="2016-04-23T16:06:00Z">
        <w:r w:rsidR="0032227D">
          <w:rPr>
            <w:rFonts w:asciiTheme="minorHAnsi" w:hAnsiTheme="minorHAnsi"/>
            <w:color w:val="000000"/>
          </w:rPr>
          <w:t xml:space="preserve"> with </w:t>
        </w:r>
      </w:ins>
      <w:r w:rsidR="00E743BF">
        <w:rPr>
          <w:rFonts w:asciiTheme="minorHAnsi" w:hAnsiTheme="minorHAnsi"/>
          <w:color w:val="000000"/>
        </w:rPr>
        <w:t xml:space="preserve">sudden changes in lighting is the biggest hurdle </w:t>
      </w:r>
      <w:ins w:id="63" w:author="Darin Dugan" w:date="2016-04-23T16:07:00Z">
        <w:r w:rsidR="0032227D">
          <w:rPr>
            <w:rFonts w:asciiTheme="minorHAnsi" w:hAnsiTheme="minorHAnsi"/>
            <w:color w:val="000000"/>
          </w:rPr>
          <w:t>their algorithm must overcome</w:t>
        </w:r>
      </w:ins>
      <w:del w:id="64" w:author="Darin Dugan" w:date="2016-04-23T16:07:00Z">
        <w:r w:rsidR="00E743BF" w:rsidDel="0032227D">
          <w:rPr>
            <w:rFonts w:asciiTheme="minorHAnsi" w:hAnsiTheme="minorHAnsi"/>
            <w:color w:val="000000"/>
          </w:rPr>
          <w:delText>to overcome with their algorithm</w:delText>
        </w:r>
      </w:del>
      <w:r w:rsidR="00E743BF">
        <w:rPr>
          <w:rFonts w:asciiTheme="minorHAnsi" w:hAnsiTheme="minorHAnsi"/>
          <w:color w:val="000000"/>
        </w:rPr>
        <w:t xml:space="preserve">. </w:t>
      </w:r>
      <w:r w:rsidR="00550F8D">
        <w:rPr>
          <w:rFonts w:asciiTheme="minorHAnsi" w:hAnsiTheme="minorHAnsi"/>
          <w:color w:val="000000"/>
        </w:rPr>
        <w:t>(Jian Sun)</w:t>
      </w:r>
    </w:p>
    <w:p w14:paraId="4366FF41" w14:textId="77777777" w:rsidR="000C7557" w:rsidRPr="00D553CE" w:rsidRDefault="000C7557" w:rsidP="00F1167C">
      <w:pPr>
        <w:pStyle w:val="TextBody"/>
        <w:spacing w:line="276" w:lineRule="auto"/>
        <w:jc w:val="both"/>
        <w:rPr>
          <w:rFonts w:asciiTheme="minorHAnsi" w:hAnsiTheme="minorHAnsi"/>
          <w:color w:val="000000"/>
        </w:rPr>
      </w:pPr>
      <w:r w:rsidRPr="00D553CE">
        <w:rPr>
          <w:rFonts w:asciiTheme="minorHAnsi" w:hAnsiTheme="minorHAnsi"/>
          <w:color w:val="000000"/>
        </w:rPr>
        <w:t>Our team believes the shortcomings of these algorithms give us opportunities to improve on existing techniques. Our team will use our knowledge from this class in C++ and OpenCV to try to determine the subject by using video techniques in OpenCV. Our team also has a strong mathematical and programming background to give us a fresh perspective on this challenge.</w:t>
      </w:r>
    </w:p>
    <w:p w14:paraId="615B29BE"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t>Previous Experience</w:t>
      </w:r>
    </w:p>
    <w:p w14:paraId="015D42A8" w14:textId="53C072D7"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Our team is comprised of three people: Edward Jezisek, Nichole Dugan</w:t>
      </w:r>
      <w:r w:rsidR="006A6202">
        <w:rPr>
          <w:rFonts w:asciiTheme="minorHAnsi" w:hAnsiTheme="minorHAnsi"/>
        </w:rPr>
        <w:t>,</w:t>
      </w:r>
      <w:r w:rsidRPr="001E4C93">
        <w:rPr>
          <w:rFonts w:asciiTheme="minorHAnsi" w:hAnsiTheme="minorHAnsi"/>
        </w:rPr>
        <w:t xml:space="preserve"> and Brian Schulte.  Edward Jezise</w:t>
      </w:r>
      <w:r w:rsidR="003262CB">
        <w:rPr>
          <w:rFonts w:asciiTheme="minorHAnsi" w:hAnsiTheme="minorHAnsi"/>
        </w:rPr>
        <w:t>k has experience with mobile development</w:t>
      </w:r>
      <w:r w:rsidRPr="001E4C93">
        <w:rPr>
          <w:rFonts w:asciiTheme="minorHAnsi" w:hAnsiTheme="minorHAnsi"/>
        </w:rPr>
        <w:t xml:space="preserve"> and a strong interest in developing consumer based applications.  He is currently a programmer for Verizon Wireles</w:t>
      </w:r>
      <w:r w:rsidR="00605166">
        <w:rPr>
          <w:rFonts w:asciiTheme="minorHAnsi" w:hAnsiTheme="minorHAnsi"/>
        </w:rPr>
        <w:t>s, and</w:t>
      </w:r>
      <w:r w:rsidR="0074478E">
        <w:rPr>
          <w:rFonts w:asciiTheme="minorHAnsi" w:hAnsiTheme="minorHAnsi"/>
        </w:rPr>
        <w:t xml:space="preserve"> is incredibly interested in a</w:t>
      </w:r>
      <w:r w:rsidRPr="001E4C93">
        <w:rPr>
          <w:rFonts w:asciiTheme="minorHAnsi" w:hAnsiTheme="minorHAnsi"/>
        </w:rPr>
        <w:t xml:space="preserve">lgorithms, </w:t>
      </w:r>
      <w:r w:rsidR="0074478E">
        <w:rPr>
          <w:rFonts w:asciiTheme="minorHAnsi" w:hAnsiTheme="minorHAnsi"/>
        </w:rPr>
        <w:t>data s</w:t>
      </w:r>
      <w:r w:rsidRPr="001E4C93">
        <w:rPr>
          <w:rFonts w:asciiTheme="minorHAnsi" w:hAnsiTheme="minorHAnsi"/>
        </w:rPr>
        <w:t>tructures, overall systems architecture</w:t>
      </w:r>
      <w:r w:rsidR="0074478E">
        <w:rPr>
          <w:rFonts w:asciiTheme="minorHAnsi" w:hAnsiTheme="minorHAnsi"/>
        </w:rPr>
        <w:t>,</w:t>
      </w:r>
      <w:r w:rsidRPr="001E4C93">
        <w:rPr>
          <w:rFonts w:asciiTheme="minorHAnsi" w:hAnsiTheme="minorHAnsi"/>
        </w:rPr>
        <w:t xml:space="preserve"> and learning more.  Some of his Android applications have been featured on Fox </w:t>
      </w:r>
      <w:del w:id="65" w:author="Darin Dugan" w:date="2016-04-23T16:08:00Z">
        <w:r w:rsidRPr="001E4C93" w:rsidDel="00EC126E">
          <w:rPr>
            <w:rFonts w:asciiTheme="minorHAnsi" w:hAnsiTheme="minorHAnsi"/>
          </w:rPr>
          <w:delText xml:space="preserve">news </w:delText>
        </w:r>
      </w:del>
      <w:ins w:id="66" w:author="Darin Dugan" w:date="2016-04-23T16:08:00Z">
        <w:r w:rsidR="00EC126E">
          <w:rPr>
            <w:rFonts w:asciiTheme="minorHAnsi" w:hAnsiTheme="minorHAnsi"/>
          </w:rPr>
          <w:t>N</w:t>
        </w:r>
        <w:r w:rsidR="00EC126E" w:rsidRPr="001E4C93">
          <w:rPr>
            <w:rFonts w:asciiTheme="minorHAnsi" w:hAnsiTheme="minorHAnsi"/>
          </w:rPr>
          <w:t xml:space="preserve">ews </w:t>
        </w:r>
      </w:ins>
      <w:r w:rsidRPr="001E4C93">
        <w:rPr>
          <w:rFonts w:asciiTheme="minorHAnsi" w:hAnsiTheme="minorHAnsi"/>
        </w:rPr>
        <w:t>and XDA-Developers.</w:t>
      </w:r>
    </w:p>
    <w:p w14:paraId="71D2D855" w14:textId="77777777" w:rsidR="00282B5E" w:rsidRDefault="008F3FEB" w:rsidP="00F26B4D">
      <w:pPr>
        <w:pStyle w:val="TextBody"/>
        <w:spacing w:line="276" w:lineRule="auto"/>
        <w:jc w:val="both"/>
        <w:rPr>
          <w:rFonts w:asciiTheme="minorHAnsi" w:hAnsiTheme="minorHAnsi"/>
        </w:rPr>
      </w:pPr>
      <w:r w:rsidRPr="001E4C93">
        <w:rPr>
          <w:rFonts w:asciiTheme="minorHAnsi" w:hAnsiTheme="minorHAnsi"/>
        </w:rPr>
        <w:t>Nichole Dugan is a C# developer working for the state of Iowa in the Department of Transportation. She has been working with driver’s license issuance since 2007 and has helped with the facial recognition program in the state of Iowa. She has also worked with vendors for the state of Iowa implementing self-service kiosks for the state, and recently has worked with a vendor to interface with the state of Iowa’s system of record for the mobile driver’s license project.</w:t>
      </w:r>
    </w:p>
    <w:p w14:paraId="40C222A6" w14:textId="663890B9" w:rsidR="00F26B4D" w:rsidRPr="001E4C93" w:rsidRDefault="00F26B4D" w:rsidP="00F26B4D">
      <w:pPr>
        <w:pStyle w:val="TextBody"/>
        <w:spacing w:line="276" w:lineRule="auto"/>
        <w:jc w:val="both"/>
        <w:rPr>
          <w:rFonts w:asciiTheme="minorHAnsi" w:hAnsiTheme="minorHAnsi"/>
        </w:rPr>
      </w:pPr>
      <w:r>
        <w:rPr>
          <w:rFonts w:asciiTheme="minorHAnsi" w:hAnsiTheme="minorHAnsi"/>
        </w:rPr>
        <w:t xml:space="preserve">Brian Schulte is a software engineer for General Dynamics Mission Systems. He has experience in C++ and </w:t>
      </w:r>
      <w:del w:id="67" w:author="Darin Dugan" w:date="2016-04-23T16:08:00Z">
        <w:r w:rsidDel="00EC126E">
          <w:rPr>
            <w:rFonts w:asciiTheme="minorHAnsi" w:hAnsiTheme="minorHAnsi"/>
          </w:rPr>
          <w:delText>JAVA</w:delText>
        </w:r>
      </w:del>
      <w:ins w:id="68" w:author="Darin Dugan" w:date="2016-04-23T16:08:00Z">
        <w:r w:rsidR="00EC126E">
          <w:rPr>
            <w:rFonts w:asciiTheme="minorHAnsi" w:hAnsiTheme="minorHAnsi"/>
          </w:rPr>
          <w:t>Java</w:t>
        </w:r>
      </w:ins>
      <w:r>
        <w:rPr>
          <w:rFonts w:asciiTheme="minorHAnsi" w:hAnsiTheme="minorHAnsi"/>
        </w:rPr>
        <w:t>. In addition to his programming skills, Brian has a minor in Math and strong skills</w:t>
      </w:r>
      <w:r w:rsidR="00D723A4">
        <w:rPr>
          <w:rFonts w:asciiTheme="minorHAnsi" w:hAnsiTheme="minorHAnsi"/>
        </w:rPr>
        <w:t xml:space="preserve"> and experience</w:t>
      </w:r>
      <w:r>
        <w:rPr>
          <w:rFonts w:asciiTheme="minorHAnsi" w:hAnsiTheme="minorHAnsi"/>
        </w:rPr>
        <w:t xml:space="preserve"> in developing algorithms. </w:t>
      </w:r>
      <w:r w:rsidR="00F1167C">
        <w:rPr>
          <w:rFonts w:asciiTheme="minorHAnsi" w:hAnsiTheme="minorHAnsi"/>
        </w:rPr>
        <w:t xml:space="preserve">Brian’s experience </w:t>
      </w:r>
      <w:r w:rsidR="00D723A4">
        <w:rPr>
          <w:rFonts w:asciiTheme="minorHAnsi" w:hAnsiTheme="minorHAnsi"/>
        </w:rPr>
        <w:t xml:space="preserve">in </w:t>
      </w:r>
      <w:r w:rsidR="00F1167C">
        <w:rPr>
          <w:rFonts w:asciiTheme="minorHAnsi" w:hAnsiTheme="minorHAnsi"/>
        </w:rPr>
        <w:t xml:space="preserve">systems engineering </w:t>
      </w:r>
      <w:del w:id="69" w:author="Darin Dugan" w:date="2016-04-23T16:09:00Z">
        <w:r w:rsidR="00F1167C" w:rsidDel="00EC126E">
          <w:rPr>
            <w:rFonts w:asciiTheme="minorHAnsi" w:hAnsiTheme="minorHAnsi"/>
          </w:rPr>
          <w:delText xml:space="preserve">will </w:delText>
        </w:r>
      </w:del>
      <w:ins w:id="70" w:author="Darin Dugan" w:date="2016-04-23T16:09:00Z">
        <w:r w:rsidR="00EC126E">
          <w:rPr>
            <w:rFonts w:asciiTheme="minorHAnsi" w:hAnsiTheme="minorHAnsi"/>
          </w:rPr>
          <w:t xml:space="preserve">has </w:t>
        </w:r>
      </w:ins>
      <w:r w:rsidR="00F1167C">
        <w:rPr>
          <w:rFonts w:asciiTheme="minorHAnsi" w:hAnsiTheme="minorHAnsi"/>
        </w:rPr>
        <w:t>also help</w:t>
      </w:r>
      <w:ins w:id="71" w:author="Darin Dugan" w:date="2016-04-23T16:09:00Z">
        <w:r w:rsidR="00EC126E">
          <w:rPr>
            <w:rFonts w:asciiTheme="minorHAnsi" w:hAnsiTheme="minorHAnsi"/>
          </w:rPr>
          <w:t>ed</w:t>
        </w:r>
      </w:ins>
      <w:r w:rsidR="00F1167C">
        <w:rPr>
          <w:rFonts w:asciiTheme="minorHAnsi" w:hAnsiTheme="minorHAnsi"/>
        </w:rPr>
        <w:t xml:space="preserve"> with managing the project, project requirements and system testing.</w:t>
      </w:r>
    </w:p>
    <w:p w14:paraId="72B823BA"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t>Approach</w:t>
      </w:r>
    </w:p>
    <w:p w14:paraId="1D3F8637" w14:textId="7DAC1321" w:rsidR="00282B5E" w:rsidRPr="001E4C93" w:rsidRDefault="008F3FEB" w:rsidP="00F1167C">
      <w:pPr>
        <w:pStyle w:val="TextBody"/>
        <w:spacing w:line="276" w:lineRule="auto"/>
        <w:jc w:val="both"/>
        <w:rPr>
          <w:rFonts w:asciiTheme="minorHAnsi" w:hAnsiTheme="minorHAnsi"/>
        </w:rPr>
      </w:pPr>
      <w:r w:rsidRPr="001E4C93">
        <w:rPr>
          <w:rFonts w:asciiTheme="minorHAnsi" w:hAnsiTheme="minorHAnsi"/>
        </w:rPr>
        <w:t xml:space="preserve">Our </w:t>
      </w:r>
      <w:del w:id="72" w:author="Darin Dugan" w:date="2016-04-23T16:13:00Z">
        <w:r w:rsidRPr="001E4C93" w:rsidDel="00EC126E">
          <w:rPr>
            <w:rFonts w:asciiTheme="minorHAnsi" w:hAnsiTheme="minorHAnsi"/>
          </w:rPr>
          <w:delText xml:space="preserve">proposed </w:delText>
        </w:r>
      </w:del>
      <w:r w:rsidRPr="001E4C93">
        <w:rPr>
          <w:rFonts w:asciiTheme="minorHAnsi" w:hAnsiTheme="minorHAnsi"/>
        </w:rPr>
        <w:t xml:space="preserve">approach to this project </w:t>
      </w:r>
      <w:ins w:id="73" w:author="Darin Dugan" w:date="2016-04-23T16:13:00Z">
        <w:r w:rsidR="00EC126E">
          <w:rPr>
            <w:rFonts w:asciiTheme="minorHAnsi" w:hAnsiTheme="minorHAnsi"/>
          </w:rPr>
          <w:t>wa</w:t>
        </w:r>
      </w:ins>
      <w:del w:id="74" w:author="Darin Dugan" w:date="2016-04-23T16:13:00Z">
        <w:r w:rsidRPr="001E4C93" w:rsidDel="00EC126E">
          <w:rPr>
            <w:rFonts w:asciiTheme="minorHAnsi" w:hAnsiTheme="minorHAnsi"/>
          </w:rPr>
          <w:delText>i</w:delText>
        </w:r>
      </w:del>
      <w:r w:rsidRPr="001E4C93">
        <w:rPr>
          <w:rFonts w:asciiTheme="minorHAnsi" w:hAnsiTheme="minorHAnsi"/>
        </w:rPr>
        <w:t xml:space="preserve">s two-pronged. First, we </w:t>
      </w:r>
      <w:del w:id="75" w:author="Darin Dugan" w:date="2016-04-23T16:13:00Z">
        <w:r w:rsidRPr="001E4C93" w:rsidDel="00EC126E">
          <w:rPr>
            <w:rFonts w:asciiTheme="minorHAnsi" w:hAnsiTheme="minorHAnsi"/>
          </w:rPr>
          <w:delText xml:space="preserve">want to </w:delText>
        </w:r>
      </w:del>
      <w:r w:rsidRPr="001E4C93">
        <w:rPr>
          <w:rFonts w:asciiTheme="minorHAnsi" w:hAnsiTheme="minorHAnsi"/>
        </w:rPr>
        <w:t>research</w:t>
      </w:r>
      <w:ins w:id="76" w:author="Darin Dugan" w:date="2016-04-23T16:13:00Z">
        <w:r w:rsidR="00EC126E">
          <w:rPr>
            <w:rFonts w:asciiTheme="minorHAnsi" w:hAnsiTheme="minorHAnsi"/>
          </w:rPr>
          <w:t>ed</w:t>
        </w:r>
      </w:ins>
      <w:r w:rsidRPr="001E4C93">
        <w:rPr>
          <w:rFonts w:asciiTheme="minorHAnsi" w:hAnsiTheme="minorHAnsi"/>
        </w:rPr>
        <w:t xml:space="preserve"> current algorithms </w:t>
      </w:r>
      <w:del w:id="77" w:author="Darin Dugan" w:date="2016-04-23T16:13:00Z">
        <w:r w:rsidRPr="001E4C93" w:rsidDel="00EC126E">
          <w:rPr>
            <w:rFonts w:asciiTheme="minorHAnsi" w:hAnsiTheme="minorHAnsi"/>
          </w:rPr>
          <w:delText>being used</w:delText>
        </w:r>
      </w:del>
      <w:ins w:id="78" w:author="Darin Dugan" w:date="2016-04-23T16:13:00Z">
        <w:r w:rsidR="00EC126E">
          <w:rPr>
            <w:rFonts w:asciiTheme="minorHAnsi" w:hAnsiTheme="minorHAnsi"/>
          </w:rPr>
          <w:t>already in use</w:t>
        </w:r>
      </w:ins>
      <w:r w:rsidR="0074478E">
        <w:rPr>
          <w:rFonts w:asciiTheme="minorHAnsi" w:hAnsiTheme="minorHAnsi"/>
        </w:rPr>
        <w:t xml:space="preserve">, </w:t>
      </w:r>
      <w:ins w:id="79" w:author="Darin Dugan" w:date="2016-04-23T16:14:00Z">
        <w:r w:rsidR="00EC126E">
          <w:rPr>
            <w:rFonts w:asciiTheme="minorHAnsi" w:hAnsiTheme="minorHAnsi"/>
          </w:rPr>
          <w:t xml:space="preserve">and examined whether </w:t>
        </w:r>
      </w:ins>
      <w:del w:id="80" w:author="Darin Dugan" w:date="2016-04-23T16:14:00Z">
        <w:r w:rsidR="0074478E" w:rsidDel="00EC126E">
          <w:rPr>
            <w:rFonts w:asciiTheme="minorHAnsi" w:hAnsiTheme="minorHAnsi"/>
          </w:rPr>
          <w:delText xml:space="preserve">as well determine if </w:delText>
        </w:r>
      </w:del>
      <w:r w:rsidR="0074478E">
        <w:rPr>
          <w:rFonts w:asciiTheme="minorHAnsi" w:hAnsiTheme="minorHAnsi"/>
        </w:rPr>
        <w:t>these</w:t>
      </w:r>
      <w:r w:rsidRPr="001E4C93">
        <w:rPr>
          <w:rFonts w:asciiTheme="minorHAnsi" w:hAnsiTheme="minorHAnsi"/>
        </w:rPr>
        <w:t xml:space="preserve"> algorithms could be modified to accomplish </w:t>
      </w:r>
      <w:r w:rsidR="00605166">
        <w:rPr>
          <w:rFonts w:asciiTheme="minorHAnsi" w:hAnsiTheme="minorHAnsi"/>
        </w:rPr>
        <w:t>our</w:t>
      </w:r>
      <w:r w:rsidRPr="001E4C93">
        <w:rPr>
          <w:rFonts w:asciiTheme="minorHAnsi" w:hAnsiTheme="minorHAnsi"/>
        </w:rPr>
        <w:t xml:space="preserve"> goal. Second</w:t>
      </w:r>
      <w:del w:id="81" w:author="Darin Dugan" w:date="2016-04-23T16:14:00Z">
        <w:r w:rsidRPr="001E4C93" w:rsidDel="00EC126E">
          <w:rPr>
            <w:rFonts w:asciiTheme="minorHAnsi" w:hAnsiTheme="minorHAnsi"/>
          </w:rPr>
          <w:delText>ly</w:delText>
        </w:r>
      </w:del>
      <w:r w:rsidRPr="001E4C93">
        <w:rPr>
          <w:rFonts w:asciiTheme="minorHAnsi" w:hAnsiTheme="minorHAnsi"/>
        </w:rPr>
        <w:t xml:space="preserve">, we </w:t>
      </w:r>
      <w:del w:id="82" w:author="Darin Dugan" w:date="2016-04-23T16:14:00Z">
        <w:r w:rsidRPr="001E4C93" w:rsidDel="00EC126E">
          <w:rPr>
            <w:rFonts w:asciiTheme="minorHAnsi" w:hAnsiTheme="minorHAnsi"/>
          </w:rPr>
          <w:lastRenderedPageBreak/>
          <w:delText xml:space="preserve">want to </w:delText>
        </w:r>
      </w:del>
      <w:r w:rsidRPr="001E4C93">
        <w:rPr>
          <w:rFonts w:asciiTheme="minorHAnsi" w:hAnsiTheme="minorHAnsi"/>
        </w:rPr>
        <w:t>design</w:t>
      </w:r>
      <w:ins w:id="83" w:author="Darin Dugan" w:date="2016-04-23T16:14:00Z">
        <w:r w:rsidR="00EC126E">
          <w:rPr>
            <w:rFonts w:asciiTheme="minorHAnsi" w:hAnsiTheme="minorHAnsi"/>
          </w:rPr>
          <w:t>ed</w:t>
        </w:r>
      </w:ins>
      <w:r w:rsidRPr="001E4C93">
        <w:rPr>
          <w:rFonts w:asciiTheme="minorHAnsi" w:hAnsiTheme="minorHAnsi"/>
        </w:rPr>
        <w:t xml:space="preserve"> a high-level process that is streamlined, </w:t>
      </w:r>
      <w:r w:rsidR="0074478E" w:rsidRPr="001E4C93">
        <w:rPr>
          <w:rFonts w:asciiTheme="minorHAnsi" w:hAnsiTheme="minorHAnsi"/>
        </w:rPr>
        <w:t>scalable</w:t>
      </w:r>
      <w:r w:rsidRPr="001E4C93">
        <w:rPr>
          <w:rFonts w:asciiTheme="minorHAnsi" w:hAnsiTheme="minorHAnsi"/>
        </w:rPr>
        <w:t xml:space="preserve"> and secure for users to import pictures taken with many types of cameras in many environments, manipulate them easily (</w:t>
      </w:r>
      <w:ins w:id="84" w:author="Darin Dugan" w:date="2016-04-23T16:15:00Z">
        <w:r w:rsidR="00EC126E">
          <w:rPr>
            <w:rFonts w:asciiTheme="minorHAnsi" w:hAnsiTheme="minorHAnsi"/>
          </w:rPr>
          <w:t>e.g.</w:t>
        </w:r>
      </w:ins>
      <w:del w:id="85" w:author="Darin Dugan" w:date="2016-04-23T16:15:00Z">
        <w:r w:rsidRPr="001E4C93" w:rsidDel="00EC126E">
          <w:rPr>
            <w:rFonts w:asciiTheme="minorHAnsi" w:hAnsiTheme="minorHAnsi"/>
          </w:rPr>
          <w:delText>like</w:delText>
        </w:r>
      </w:del>
      <w:r w:rsidRPr="001E4C93">
        <w:rPr>
          <w:rFonts w:asciiTheme="minorHAnsi" w:hAnsiTheme="minorHAnsi"/>
        </w:rPr>
        <w:t xml:space="preserve"> clicking a button rather than manually altering)</w:t>
      </w:r>
      <w:r w:rsidR="00F1167C">
        <w:rPr>
          <w:rFonts w:asciiTheme="minorHAnsi" w:hAnsiTheme="minorHAnsi"/>
        </w:rPr>
        <w:t>,</w:t>
      </w:r>
      <w:r w:rsidRPr="001E4C93">
        <w:rPr>
          <w:rFonts w:asciiTheme="minorHAnsi" w:hAnsiTheme="minorHAnsi"/>
        </w:rPr>
        <w:t xml:space="preserve"> and save a picture that meets the necessary specifications into the database.</w:t>
      </w:r>
    </w:p>
    <w:p w14:paraId="290CB856" w14:textId="076EFBFF" w:rsidR="00282B5E" w:rsidRPr="001E4C93" w:rsidRDefault="008F3FEB" w:rsidP="00F1167C">
      <w:pPr>
        <w:pStyle w:val="TextBody"/>
        <w:spacing w:line="276" w:lineRule="auto"/>
        <w:jc w:val="both"/>
        <w:rPr>
          <w:rFonts w:asciiTheme="minorHAnsi" w:hAnsiTheme="minorHAnsi"/>
        </w:rPr>
      </w:pPr>
      <w:r w:rsidRPr="001E4C93">
        <w:rPr>
          <w:rFonts w:asciiTheme="minorHAnsi" w:hAnsiTheme="minorHAnsi"/>
        </w:rPr>
        <w:t xml:space="preserve">To accomplish this, we divided our project into 4 phases. </w:t>
      </w:r>
    </w:p>
    <w:p w14:paraId="6808723D" w14:textId="6137F17E" w:rsidR="00282B5E" w:rsidRPr="00D553CE" w:rsidRDefault="00F1167C" w:rsidP="00F26B4D">
      <w:pPr>
        <w:pStyle w:val="ListParagraph"/>
        <w:numPr>
          <w:ilvl w:val="0"/>
          <w:numId w:val="6"/>
        </w:numPr>
        <w:spacing w:line="276" w:lineRule="auto"/>
        <w:jc w:val="both"/>
        <w:rPr>
          <w:rFonts w:asciiTheme="minorHAnsi" w:hAnsiTheme="minorHAnsi"/>
        </w:rPr>
      </w:pPr>
      <w:r>
        <w:rPr>
          <w:rFonts w:asciiTheme="minorHAnsi" w:hAnsiTheme="minorHAnsi"/>
        </w:rPr>
        <w:t xml:space="preserve">Phase 1 </w:t>
      </w:r>
      <w:del w:id="86" w:author="Darin Dugan" w:date="2016-04-23T16:15:00Z">
        <w:r w:rsidDel="00EC126E">
          <w:rPr>
            <w:rFonts w:asciiTheme="minorHAnsi" w:hAnsiTheme="minorHAnsi"/>
          </w:rPr>
          <w:delText xml:space="preserve">will </w:delText>
        </w:r>
      </w:del>
      <w:r>
        <w:rPr>
          <w:rFonts w:asciiTheme="minorHAnsi" w:hAnsiTheme="minorHAnsi"/>
        </w:rPr>
        <w:t>involve</w:t>
      </w:r>
      <w:ins w:id="87" w:author="Darin Dugan" w:date="2016-04-23T16:15:00Z">
        <w:r w:rsidR="00EC126E">
          <w:rPr>
            <w:rFonts w:asciiTheme="minorHAnsi" w:hAnsiTheme="minorHAnsi"/>
          </w:rPr>
          <w:t>d</w:t>
        </w:r>
      </w:ins>
      <w:r>
        <w:rPr>
          <w:rFonts w:asciiTheme="minorHAnsi" w:hAnsiTheme="minorHAnsi"/>
        </w:rPr>
        <w:t xml:space="preserve"> developing a way for </w:t>
      </w:r>
      <w:r w:rsidR="008F3FEB" w:rsidRPr="00D553CE">
        <w:rPr>
          <w:rFonts w:asciiTheme="minorHAnsi" w:hAnsiTheme="minorHAnsi"/>
        </w:rPr>
        <w:t xml:space="preserve">users </w:t>
      </w:r>
      <w:r>
        <w:rPr>
          <w:rFonts w:asciiTheme="minorHAnsi" w:hAnsiTheme="minorHAnsi"/>
        </w:rPr>
        <w:t xml:space="preserve">to upload images that will </w:t>
      </w:r>
      <w:r w:rsidR="008F3FEB" w:rsidRPr="00D553CE">
        <w:rPr>
          <w:rFonts w:asciiTheme="minorHAnsi" w:hAnsiTheme="minorHAnsi"/>
        </w:rPr>
        <w:t xml:space="preserve">be used for their license. Users </w:t>
      </w:r>
      <w:del w:id="88" w:author="Darin Dugan" w:date="2016-04-23T16:16:00Z">
        <w:r w:rsidR="008F3FEB" w:rsidRPr="00D553CE" w:rsidDel="00EC126E">
          <w:rPr>
            <w:rFonts w:asciiTheme="minorHAnsi" w:hAnsiTheme="minorHAnsi"/>
          </w:rPr>
          <w:delText xml:space="preserve">will be </w:delText>
        </w:r>
      </w:del>
      <w:ins w:id="89" w:author="Darin Dugan" w:date="2016-04-23T16:16:00Z">
        <w:r w:rsidR="00EC126E">
          <w:rPr>
            <w:rFonts w:asciiTheme="minorHAnsi" w:hAnsiTheme="minorHAnsi"/>
          </w:rPr>
          <w:t xml:space="preserve">are </w:t>
        </w:r>
      </w:ins>
      <w:r w:rsidR="008F3FEB" w:rsidRPr="00D553CE">
        <w:rPr>
          <w:rFonts w:asciiTheme="minorHAnsi" w:hAnsiTheme="minorHAnsi"/>
        </w:rPr>
        <w:t xml:space="preserve">able to use a camera to capture video or upload a previously saved photo. Once the picture is loaded into the application we </w:t>
      </w:r>
      <w:del w:id="90" w:author="Darin Dugan" w:date="2016-04-23T16:16:00Z">
        <w:r w:rsidR="008F3FEB" w:rsidRPr="00D553CE" w:rsidDel="00EC126E">
          <w:rPr>
            <w:rFonts w:asciiTheme="minorHAnsi" w:hAnsiTheme="minorHAnsi"/>
          </w:rPr>
          <w:delText xml:space="preserve">will be able to </w:delText>
        </w:r>
      </w:del>
      <w:r w:rsidR="008F3FEB" w:rsidRPr="00D553CE">
        <w:rPr>
          <w:rFonts w:asciiTheme="minorHAnsi" w:hAnsiTheme="minorHAnsi"/>
        </w:rPr>
        <w:t>manipulate it to conform to the Iowa DOT standards.</w:t>
      </w:r>
    </w:p>
    <w:p w14:paraId="27137470" w14:textId="221E263D" w:rsidR="00282B5E" w:rsidRPr="00D553CE" w:rsidRDefault="00D723A4" w:rsidP="00F26B4D">
      <w:pPr>
        <w:pStyle w:val="ListParagraph"/>
        <w:numPr>
          <w:ilvl w:val="0"/>
          <w:numId w:val="6"/>
        </w:numPr>
        <w:spacing w:line="276" w:lineRule="auto"/>
        <w:jc w:val="both"/>
        <w:rPr>
          <w:rFonts w:asciiTheme="minorHAnsi" w:hAnsiTheme="minorHAnsi"/>
        </w:rPr>
      </w:pPr>
      <w:r>
        <w:rPr>
          <w:rFonts w:asciiTheme="minorHAnsi" w:hAnsiTheme="minorHAnsi"/>
        </w:rPr>
        <w:t>Phase 2</w:t>
      </w:r>
      <w:r w:rsidR="008F3FEB" w:rsidRPr="00D553CE">
        <w:rPr>
          <w:rFonts w:asciiTheme="minorHAnsi" w:hAnsiTheme="minorHAnsi"/>
        </w:rPr>
        <w:t xml:space="preserve"> </w:t>
      </w:r>
      <w:r w:rsidR="00F1167C">
        <w:rPr>
          <w:rFonts w:asciiTheme="minorHAnsi" w:hAnsiTheme="minorHAnsi"/>
        </w:rPr>
        <w:t xml:space="preserve">of the project </w:t>
      </w:r>
      <w:ins w:id="91" w:author="Darin Dugan" w:date="2016-04-23T16:16:00Z">
        <w:r w:rsidR="00EC126E">
          <w:rPr>
            <w:rFonts w:asciiTheme="minorHAnsi" w:hAnsiTheme="minorHAnsi"/>
          </w:rPr>
          <w:t xml:space="preserve">was </w:t>
        </w:r>
      </w:ins>
      <w:del w:id="92" w:author="Darin Dugan" w:date="2016-04-23T16:16:00Z">
        <w:r w:rsidR="00F1167C" w:rsidDel="00EC126E">
          <w:rPr>
            <w:rFonts w:asciiTheme="minorHAnsi" w:hAnsiTheme="minorHAnsi"/>
          </w:rPr>
          <w:delText xml:space="preserve">will be </w:delText>
        </w:r>
      </w:del>
      <w:r w:rsidR="00F1167C">
        <w:rPr>
          <w:rFonts w:asciiTheme="minorHAnsi" w:hAnsiTheme="minorHAnsi"/>
        </w:rPr>
        <w:t>to create the algorithms used to alter the photographs</w:t>
      </w:r>
      <w:r w:rsidR="008F3FEB" w:rsidRPr="00D553CE">
        <w:rPr>
          <w:rFonts w:asciiTheme="minorHAnsi" w:hAnsiTheme="minorHAnsi"/>
        </w:rPr>
        <w:t xml:space="preserve">. </w:t>
      </w:r>
      <w:r w:rsidR="00F1167C">
        <w:rPr>
          <w:rFonts w:asciiTheme="minorHAnsi" w:hAnsiTheme="minorHAnsi"/>
        </w:rPr>
        <w:t xml:space="preserve">More specifically, during this phase </w:t>
      </w:r>
      <w:r w:rsidR="00B909D0">
        <w:rPr>
          <w:rFonts w:asciiTheme="minorHAnsi" w:hAnsiTheme="minorHAnsi"/>
        </w:rPr>
        <w:t xml:space="preserve">algorithms </w:t>
      </w:r>
      <w:del w:id="93" w:author="Darin Dugan" w:date="2016-04-23T16:16:00Z">
        <w:r w:rsidR="00B909D0" w:rsidDel="00EC126E">
          <w:rPr>
            <w:rFonts w:asciiTheme="minorHAnsi" w:hAnsiTheme="minorHAnsi"/>
          </w:rPr>
          <w:delText xml:space="preserve">will </w:delText>
        </w:r>
      </w:del>
      <w:ins w:id="94" w:author="Darin Dugan" w:date="2016-04-23T16:16:00Z">
        <w:r w:rsidR="00EC126E">
          <w:rPr>
            <w:rFonts w:asciiTheme="minorHAnsi" w:hAnsiTheme="minorHAnsi"/>
          </w:rPr>
          <w:t xml:space="preserve">were </w:t>
        </w:r>
      </w:ins>
      <w:del w:id="95" w:author="Darin Dugan" w:date="2016-04-23T16:16:00Z">
        <w:r w:rsidR="00B909D0" w:rsidDel="00EC126E">
          <w:rPr>
            <w:rFonts w:asciiTheme="minorHAnsi" w:hAnsiTheme="minorHAnsi"/>
          </w:rPr>
          <w:delText xml:space="preserve">be </w:delText>
        </w:r>
      </w:del>
      <w:r w:rsidR="00B909D0">
        <w:rPr>
          <w:rFonts w:asciiTheme="minorHAnsi" w:hAnsiTheme="minorHAnsi"/>
        </w:rPr>
        <w:t xml:space="preserve">developed to find the background, determine the edge of the face without cropping </w:t>
      </w:r>
      <w:del w:id="96" w:author="Darin Dugan" w:date="2016-04-23T16:16:00Z">
        <w:r w:rsidR="00B909D0" w:rsidDel="00EC126E">
          <w:rPr>
            <w:rFonts w:asciiTheme="minorHAnsi" w:hAnsiTheme="minorHAnsi"/>
          </w:rPr>
          <w:delText xml:space="preserve">off </w:delText>
        </w:r>
      </w:del>
      <w:ins w:id="97" w:author="Darin Dugan" w:date="2016-04-23T16:16:00Z">
        <w:r w:rsidR="00EC126E">
          <w:rPr>
            <w:rFonts w:asciiTheme="minorHAnsi" w:hAnsiTheme="minorHAnsi"/>
          </w:rPr>
          <w:t xml:space="preserve">out </w:t>
        </w:r>
      </w:ins>
      <w:r w:rsidR="00B909D0">
        <w:rPr>
          <w:rFonts w:asciiTheme="minorHAnsi" w:hAnsiTheme="minorHAnsi"/>
        </w:rPr>
        <w:t xml:space="preserve">hair, and replace the </w:t>
      </w:r>
      <w:r w:rsidR="008F3FEB" w:rsidRPr="00D553CE">
        <w:rPr>
          <w:rFonts w:asciiTheme="minorHAnsi" w:hAnsiTheme="minorHAnsi"/>
        </w:rPr>
        <w:t xml:space="preserve">background of the photo from Phase </w:t>
      </w:r>
      <w:del w:id="98" w:author="Darin Dugan" w:date="2016-04-23T16:17:00Z">
        <w:r w:rsidR="008F3FEB" w:rsidRPr="00D553CE" w:rsidDel="00EC126E">
          <w:rPr>
            <w:rFonts w:asciiTheme="minorHAnsi" w:hAnsiTheme="minorHAnsi"/>
          </w:rPr>
          <w:delText>I</w:delText>
        </w:r>
      </w:del>
      <w:ins w:id="99" w:author="Darin Dugan" w:date="2016-04-23T16:17:00Z">
        <w:r w:rsidR="00EC126E">
          <w:rPr>
            <w:rFonts w:asciiTheme="minorHAnsi" w:hAnsiTheme="minorHAnsi"/>
          </w:rPr>
          <w:t>1</w:t>
        </w:r>
      </w:ins>
      <w:r w:rsidR="008F3FEB" w:rsidRPr="00D553CE">
        <w:rPr>
          <w:rFonts w:asciiTheme="minorHAnsi" w:hAnsiTheme="minorHAnsi"/>
        </w:rPr>
        <w:t xml:space="preserve"> with a blue background. </w:t>
      </w:r>
    </w:p>
    <w:p w14:paraId="3066C434" w14:textId="6ECD0606" w:rsidR="00282B5E" w:rsidRPr="00D553CE" w:rsidRDefault="00B909D0" w:rsidP="00F26B4D">
      <w:pPr>
        <w:pStyle w:val="ListParagraph"/>
        <w:numPr>
          <w:ilvl w:val="0"/>
          <w:numId w:val="6"/>
        </w:numPr>
        <w:spacing w:line="276" w:lineRule="auto"/>
        <w:jc w:val="both"/>
        <w:rPr>
          <w:rFonts w:asciiTheme="minorHAnsi" w:hAnsiTheme="minorHAnsi"/>
        </w:rPr>
      </w:pPr>
      <w:r>
        <w:rPr>
          <w:rFonts w:asciiTheme="minorHAnsi" w:hAnsiTheme="minorHAnsi"/>
        </w:rPr>
        <w:t xml:space="preserve">Once the algorithms </w:t>
      </w:r>
      <w:ins w:id="100" w:author="Darin Dugan" w:date="2016-04-23T16:17:00Z">
        <w:r w:rsidR="00EC126E">
          <w:rPr>
            <w:rFonts w:asciiTheme="minorHAnsi" w:hAnsiTheme="minorHAnsi"/>
          </w:rPr>
          <w:t>were</w:t>
        </w:r>
      </w:ins>
      <w:del w:id="101" w:author="Darin Dugan" w:date="2016-04-23T16:17:00Z">
        <w:r w:rsidDel="00EC126E">
          <w:rPr>
            <w:rFonts w:asciiTheme="minorHAnsi" w:hAnsiTheme="minorHAnsi"/>
          </w:rPr>
          <w:delText>are</w:delText>
        </w:r>
      </w:del>
      <w:r>
        <w:rPr>
          <w:rFonts w:asciiTheme="minorHAnsi" w:hAnsiTheme="minorHAnsi"/>
        </w:rPr>
        <w:t xml:space="preserve"> in place, Phase </w:t>
      </w:r>
      <w:r w:rsidR="00D723A4">
        <w:rPr>
          <w:rFonts w:asciiTheme="minorHAnsi" w:hAnsiTheme="minorHAnsi"/>
        </w:rPr>
        <w:t>3</w:t>
      </w:r>
      <w:r>
        <w:rPr>
          <w:rFonts w:asciiTheme="minorHAnsi" w:hAnsiTheme="minorHAnsi"/>
        </w:rPr>
        <w:t xml:space="preserve"> </w:t>
      </w:r>
      <w:del w:id="102" w:author="Darin Dugan" w:date="2016-04-23T16:17:00Z">
        <w:r w:rsidDel="00EC126E">
          <w:rPr>
            <w:rFonts w:asciiTheme="minorHAnsi" w:hAnsiTheme="minorHAnsi"/>
          </w:rPr>
          <w:delText xml:space="preserve">will </w:delText>
        </w:r>
      </w:del>
      <w:r>
        <w:rPr>
          <w:rFonts w:asciiTheme="minorHAnsi" w:hAnsiTheme="minorHAnsi"/>
        </w:rPr>
        <w:t>i</w:t>
      </w:r>
      <w:r w:rsidR="008F3FEB" w:rsidRPr="00D553CE">
        <w:rPr>
          <w:rFonts w:asciiTheme="minorHAnsi" w:hAnsiTheme="minorHAnsi"/>
        </w:rPr>
        <w:t>ntegrate</w:t>
      </w:r>
      <w:ins w:id="103" w:author="Darin Dugan" w:date="2016-04-23T16:17:00Z">
        <w:r w:rsidR="00EC126E">
          <w:rPr>
            <w:rFonts w:asciiTheme="minorHAnsi" w:hAnsiTheme="minorHAnsi"/>
          </w:rPr>
          <w:t>d</w:t>
        </w:r>
      </w:ins>
      <w:r w:rsidR="008F3FEB" w:rsidRPr="00D553CE">
        <w:rPr>
          <w:rFonts w:asciiTheme="minorHAnsi" w:hAnsiTheme="minorHAnsi"/>
        </w:rPr>
        <w:t xml:space="preserve"> </w:t>
      </w:r>
      <w:r w:rsidR="005C3603">
        <w:rPr>
          <w:rFonts w:asciiTheme="minorHAnsi" w:hAnsiTheme="minorHAnsi"/>
        </w:rPr>
        <w:t xml:space="preserve">Phase </w:t>
      </w:r>
      <w:r w:rsidR="00D723A4">
        <w:rPr>
          <w:rFonts w:asciiTheme="minorHAnsi" w:hAnsiTheme="minorHAnsi"/>
        </w:rPr>
        <w:t>1</w:t>
      </w:r>
      <w:r w:rsidR="005C3603">
        <w:rPr>
          <w:rFonts w:asciiTheme="minorHAnsi" w:hAnsiTheme="minorHAnsi"/>
        </w:rPr>
        <w:t xml:space="preserve"> and Phase </w:t>
      </w:r>
      <w:r w:rsidR="00D723A4">
        <w:rPr>
          <w:rFonts w:asciiTheme="minorHAnsi" w:hAnsiTheme="minorHAnsi"/>
        </w:rPr>
        <w:t xml:space="preserve">2 </w:t>
      </w:r>
      <w:r w:rsidR="008F3FEB" w:rsidRPr="00D553CE">
        <w:rPr>
          <w:rFonts w:asciiTheme="minorHAnsi" w:hAnsiTheme="minorHAnsi"/>
        </w:rPr>
        <w:t>into an Android application</w:t>
      </w:r>
      <w:r>
        <w:rPr>
          <w:rFonts w:asciiTheme="minorHAnsi" w:hAnsiTheme="minorHAnsi"/>
        </w:rPr>
        <w:t xml:space="preserve">. </w:t>
      </w:r>
      <w:r w:rsidR="005C3603">
        <w:rPr>
          <w:rFonts w:asciiTheme="minorHAnsi" w:hAnsiTheme="minorHAnsi"/>
        </w:rPr>
        <w:t xml:space="preserve">Users </w:t>
      </w:r>
      <w:del w:id="104" w:author="Darin Dugan" w:date="2016-04-23T16:17:00Z">
        <w:r w:rsidR="005C3603" w:rsidDel="00EC126E">
          <w:rPr>
            <w:rFonts w:asciiTheme="minorHAnsi" w:hAnsiTheme="minorHAnsi"/>
          </w:rPr>
          <w:delText xml:space="preserve">will be </w:delText>
        </w:r>
      </w:del>
      <w:ins w:id="105" w:author="Darin Dugan" w:date="2016-04-23T16:17:00Z">
        <w:r w:rsidR="00EC126E">
          <w:rPr>
            <w:rFonts w:asciiTheme="minorHAnsi" w:hAnsiTheme="minorHAnsi"/>
          </w:rPr>
          <w:t xml:space="preserve">are </w:t>
        </w:r>
      </w:ins>
      <w:r w:rsidR="005C3603">
        <w:rPr>
          <w:rFonts w:asciiTheme="minorHAnsi" w:hAnsiTheme="minorHAnsi"/>
        </w:rPr>
        <w:t xml:space="preserve">able to take photos using an </w:t>
      </w:r>
      <w:del w:id="106" w:author="Darin Dugan" w:date="2016-04-23T16:17:00Z">
        <w:r w:rsidR="005C3603" w:rsidDel="00EC126E">
          <w:rPr>
            <w:rFonts w:asciiTheme="minorHAnsi" w:hAnsiTheme="minorHAnsi"/>
          </w:rPr>
          <w:delText>a</w:delText>
        </w:r>
      </w:del>
      <w:ins w:id="107" w:author="Darin Dugan" w:date="2016-04-23T16:17:00Z">
        <w:r w:rsidR="00EC126E">
          <w:rPr>
            <w:rFonts w:asciiTheme="minorHAnsi" w:hAnsiTheme="minorHAnsi"/>
          </w:rPr>
          <w:t>A</w:t>
        </w:r>
      </w:ins>
      <w:r w:rsidR="005C3603">
        <w:rPr>
          <w:rFonts w:asciiTheme="minorHAnsi" w:hAnsiTheme="minorHAnsi"/>
        </w:rPr>
        <w:t>ndroid application and then submit them to be used for their driver’s license.</w:t>
      </w:r>
    </w:p>
    <w:p w14:paraId="7181DEB9" w14:textId="0FFF2C22" w:rsidR="00066AF1" w:rsidRDefault="005C3603" w:rsidP="00066AF1">
      <w:pPr>
        <w:pStyle w:val="ListParagraph"/>
        <w:numPr>
          <w:ilvl w:val="0"/>
          <w:numId w:val="6"/>
        </w:numPr>
        <w:spacing w:line="276" w:lineRule="auto"/>
        <w:jc w:val="both"/>
        <w:rPr>
          <w:rFonts w:asciiTheme="minorHAnsi" w:hAnsiTheme="minorHAnsi" w:cs="FreeSans"/>
          <w:szCs w:val="24"/>
        </w:rPr>
      </w:pPr>
      <w:del w:id="108" w:author="Darin Dugan" w:date="2016-04-23T16:21:00Z">
        <w:r w:rsidDel="003F00A0">
          <w:rPr>
            <w:rFonts w:asciiTheme="minorHAnsi" w:hAnsiTheme="minorHAnsi"/>
          </w:rPr>
          <w:delText xml:space="preserve">The photos used for driver’s license and identification cards must meet certain criteria. These criteria are defined by </w:delText>
        </w:r>
      </w:del>
      <w:ins w:id="109" w:author="Darin Dugan" w:date="2016-04-23T16:20:00Z">
        <w:r w:rsidR="003F00A0">
          <w:rPr>
            <w:rFonts w:asciiTheme="minorHAnsi" w:hAnsiTheme="minorHAnsi"/>
          </w:rPr>
          <w:t>T</w:t>
        </w:r>
      </w:ins>
      <w:del w:id="110" w:author="Darin Dugan" w:date="2016-04-23T16:20:00Z">
        <w:r w:rsidDel="003F00A0">
          <w:rPr>
            <w:rFonts w:asciiTheme="minorHAnsi" w:hAnsiTheme="minorHAnsi"/>
          </w:rPr>
          <w:delText>t</w:delText>
        </w:r>
      </w:del>
      <w:r>
        <w:rPr>
          <w:rFonts w:asciiTheme="minorHAnsi" w:hAnsiTheme="minorHAnsi"/>
        </w:rPr>
        <w:t xml:space="preserve">he </w:t>
      </w:r>
      <w:ins w:id="111" w:author="Darin Dugan" w:date="2016-04-23T16:18:00Z">
        <w:r w:rsidR="003F00A0">
          <w:rPr>
            <w:rFonts w:asciiTheme="minorHAnsi" w:hAnsiTheme="minorHAnsi"/>
          </w:rPr>
          <w:t>American Association of Motor Vehicle Administrators (</w:t>
        </w:r>
      </w:ins>
      <w:r w:rsidR="00172136" w:rsidRPr="001E4C93">
        <w:rPr>
          <w:rFonts w:asciiTheme="minorHAnsi" w:hAnsiTheme="minorHAnsi"/>
        </w:rPr>
        <w:t>AAMVA</w:t>
      </w:r>
      <w:ins w:id="112" w:author="Darin Dugan" w:date="2016-04-23T16:18:00Z">
        <w:r w:rsidR="003F00A0">
          <w:rPr>
            <w:rFonts w:asciiTheme="minorHAnsi" w:hAnsiTheme="minorHAnsi"/>
          </w:rPr>
          <w:t>)</w:t>
        </w:r>
      </w:ins>
      <w:r w:rsidR="00172136" w:rsidRPr="001E4C93">
        <w:rPr>
          <w:rFonts w:asciiTheme="minorHAnsi" w:hAnsiTheme="minorHAnsi"/>
        </w:rPr>
        <w:t xml:space="preserve"> </w:t>
      </w:r>
      <w:r w:rsidR="00172136">
        <w:rPr>
          <w:rFonts w:asciiTheme="minorHAnsi" w:hAnsiTheme="minorHAnsi"/>
        </w:rPr>
        <w:t xml:space="preserve">and the </w:t>
      </w:r>
      <w:del w:id="113" w:author="Darin Dugan" w:date="2016-04-23T16:18:00Z">
        <w:r w:rsidDel="003F00A0">
          <w:rPr>
            <w:rFonts w:asciiTheme="minorHAnsi" w:hAnsiTheme="minorHAnsi"/>
          </w:rPr>
          <w:delText>ICAO (</w:delText>
        </w:r>
      </w:del>
      <w:r w:rsidRPr="005C3603">
        <w:rPr>
          <w:rFonts w:asciiTheme="minorHAnsi" w:hAnsiTheme="minorHAnsi"/>
        </w:rPr>
        <w:t>International Civil Aviation Organization</w:t>
      </w:r>
      <w:ins w:id="114" w:author="Darin Dugan" w:date="2016-04-23T16:18:00Z">
        <w:r w:rsidR="003F00A0">
          <w:rPr>
            <w:rFonts w:asciiTheme="minorHAnsi" w:hAnsiTheme="minorHAnsi"/>
          </w:rPr>
          <w:t xml:space="preserve"> (ICAO</w:t>
        </w:r>
      </w:ins>
      <w:r>
        <w:rPr>
          <w:rFonts w:asciiTheme="minorHAnsi" w:hAnsiTheme="minorHAnsi"/>
        </w:rPr>
        <w:t>)</w:t>
      </w:r>
      <w:ins w:id="115" w:author="Darin Dugan" w:date="2016-04-23T16:20:00Z">
        <w:r w:rsidR="003F00A0">
          <w:rPr>
            <w:rFonts w:asciiTheme="minorHAnsi" w:hAnsiTheme="minorHAnsi"/>
          </w:rPr>
          <w:t xml:space="preserve"> define several criteria which photos used for driver</w:t>
        </w:r>
      </w:ins>
      <w:ins w:id="116" w:author="Darin Dugan" w:date="2016-04-23T16:21:00Z">
        <w:r w:rsidR="003F00A0">
          <w:rPr>
            <w:rFonts w:asciiTheme="minorHAnsi" w:hAnsiTheme="minorHAnsi"/>
          </w:rPr>
          <w:t>’s license and identification cards must meet</w:t>
        </w:r>
      </w:ins>
      <w:r>
        <w:rPr>
          <w:rFonts w:asciiTheme="minorHAnsi" w:hAnsiTheme="minorHAnsi"/>
        </w:rPr>
        <w:t xml:space="preserve">. </w:t>
      </w:r>
      <w:r w:rsidR="00066AF1">
        <w:rPr>
          <w:rFonts w:asciiTheme="minorHAnsi" w:hAnsiTheme="minorHAnsi"/>
        </w:rPr>
        <w:t xml:space="preserve">These requirements include rules such </w:t>
      </w:r>
      <w:del w:id="117" w:author="Darin Dugan" w:date="2016-04-23T16:18:00Z">
        <w:r w:rsidR="00066AF1" w:rsidDel="003F00A0">
          <w:rPr>
            <w:rFonts w:asciiTheme="minorHAnsi" w:hAnsiTheme="minorHAnsi"/>
          </w:rPr>
          <w:delText xml:space="preserve">as the following, </w:delText>
        </w:r>
      </w:del>
      <w:ins w:id="118" w:author="Darin Dugan" w:date="2016-04-23T16:18:00Z">
        <w:r w:rsidR="003F00A0">
          <w:rPr>
            <w:rFonts w:asciiTheme="minorHAnsi" w:hAnsiTheme="minorHAnsi"/>
          </w:rPr>
          <w:t xml:space="preserve">as </w:t>
        </w:r>
      </w:ins>
      <w:r w:rsidR="00066AF1">
        <w:rPr>
          <w:rFonts w:asciiTheme="minorHAnsi" w:hAnsiTheme="minorHAnsi"/>
        </w:rPr>
        <w:t xml:space="preserve">no sun glasses, well-lit with minimum shadows, no hats, and many more. </w:t>
      </w:r>
      <w:r w:rsidR="00066AF1">
        <w:rPr>
          <w:rFonts w:asciiTheme="minorHAnsi" w:hAnsiTheme="minorHAnsi"/>
        </w:rPr>
        <w:fldChar w:fldCharType="begin"/>
      </w:r>
      <w:r w:rsidR="00066AF1">
        <w:rPr>
          <w:rFonts w:asciiTheme="minorHAnsi" w:hAnsiTheme="minorHAnsi"/>
        </w:rPr>
        <w:instrText xml:space="preserve"> REF _Ref444941970 \h </w:instrText>
      </w:r>
      <w:r w:rsidR="00066AF1">
        <w:rPr>
          <w:rFonts w:asciiTheme="minorHAnsi" w:hAnsiTheme="minorHAnsi"/>
        </w:rPr>
      </w:r>
      <w:r w:rsidR="00066AF1">
        <w:rPr>
          <w:rFonts w:asciiTheme="minorHAnsi" w:hAnsiTheme="minorHAnsi"/>
        </w:rPr>
        <w:fldChar w:fldCharType="separate"/>
      </w:r>
      <w:r w:rsidR="00F82D13">
        <w:t xml:space="preserve">Figure </w:t>
      </w:r>
      <w:r w:rsidR="00F82D13">
        <w:rPr>
          <w:noProof/>
        </w:rPr>
        <w:t>2</w:t>
      </w:r>
      <w:r w:rsidR="00066AF1">
        <w:rPr>
          <w:rFonts w:asciiTheme="minorHAnsi" w:hAnsiTheme="minorHAnsi"/>
        </w:rPr>
        <w:fldChar w:fldCharType="end"/>
      </w:r>
      <w:r w:rsidR="00066AF1">
        <w:rPr>
          <w:rFonts w:asciiTheme="minorHAnsi" w:hAnsiTheme="minorHAnsi"/>
        </w:rPr>
        <w:t xml:space="preserve"> shows the photo requirements for passport photos imp</w:t>
      </w:r>
      <w:r w:rsidR="00D723A4">
        <w:rPr>
          <w:rFonts w:asciiTheme="minorHAnsi" w:hAnsiTheme="minorHAnsi"/>
        </w:rPr>
        <w:t>osed by the ICAO. During Phase 4</w:t>
      </w:r>
      <w:del w:id="119" w:author="Darin Dugan" w:date="2016-04-23T16:19:00Z">
        <w:r w:rsidR="00066AF1" w:rsidDel="003F00A0">
          <w:rPr>
            <w:rFonts w:asciiTheme="minorHAnsi" w:hAnsiTheme="minorHAnsi"/>
          </w:rPr>
          <w:delText>,</w:delText>
        </w:r>
      </w:del>
      <w:ins w:id="120" w:author="Darin Dugan" w:date="2016-04-23T16:19:00Z">
        <w:r w:rsidR="003F00A0">
          <w:rPr>
            <w:rFonts w:asciiTheme="minorHAnsi" w:hAnsiTheme="minorHAnsi"/>
          </w:rPr>
          <w:t xml:space="preserve"> we</w:t>
        </w:r>
      </w:ins>
      <w:r w:rsidR="00066AF1">
        <w:rPr>
          <w:rFonts w:asciiTheme="minorHAnsi" w:hAnsiTheme="minorHAnsi"/>
        </w:rPr>
        <w:t xml:space="preserve"> </w:t>
      </w:r>
      <w:del w:id="121" w:author="Darin Dugan" w:date="2016-04-23T16:19:00Z">
        <w:r w:rsidR="00066AF1" w:rsidDel="003F00A0">
          <w:rPr>
            <w:rFonts w:asciiTheme="minorHAnsi" w:hAnsiTheme="minorHAnsi"/>
          </w:rPr>
          <w:delText xml:space="preserve">we will attempt </w:delText>
        </w:r>
      </w:del>
      <w:ins w:id="122" w:author="Darin Dugan" w:date="2016-04-23T16:19:00Z">
        <w:r w:rsidR="003F00A0">
          <w:rPr>
            <w:rFonts w:asciiTheme="minorHAnsi" w:hAnsiTheme="minorHAnsi"/>
          </w:rPr>
          <w:t xml:space="preserve">implemented conformance </w:t>
        </w:r>
      </w:ins>
      <w:del w:id="123" w:author="Darin Dugan" w:date="2016-04-23T16:19:00Z">
        <w:r w:rsidR="00066AF1" w:rsidDel="003F00A0">
          <w:rPr>
            <w:rFonts w:asciiTheme="minorHAnsi" w:hAnsiTheme="minorHAnsi"/>
          </w:rPr>
          <w:delText xml:space="preserve">to </w:delText>
        </w:r>
      </w:del>
      <w:r w:rsidR="00066AF1">
        <w:rPr>
          <w:rFonts w:asciiTheme="minorHAnsi" w:hAnsiTheme="minorHAnsi"/>
        </w:rPr>
        <w:t>check</w:t>
      </w:r>
      <w:ins w:id="124" w:author="Darin Dugan" w:date="2016-04-23T16:19:00Z">
        <w:r w:rsidR="003F00A0">
          <w:rPr>
            <w:rFonts w:asciiTheme="minorHAnsi" w:hAnsiTheme="minorHAnsi"/>
          </w:rPr>
          <w:t xml:space="preserve">s on </w:t>
        </w:r>
      </w:ins>
      <w:del w:id="125" w:author="Darin Dugan" w:date="2016-04-23T16:19:00Z">
        <w:r w:rsidR="00066AF1" w:rsidDel="003F00A0">
          <w:rPr>
            <w:rFonts w:asciiTheme="minorHAnsi" w:hAnsiTheme="minorHAnsi"/>
          </w:rPr>
          <w:delText xml:space="preserve"> </w:delText>
        </w:r>
      </w:del>
      <w:r w:rsidR="00066AF1">
        <w:rPr>
          <w:rFonts w:asciiTheme="minorHAnsi" w:hAnsiTheme="minorHAnsi"/>
        </w:rPr>
        <w:t>the uploaded photo</w:t>
      </w:r>
      <w:ins w:id="126" w:author="Darin Dugan" w:date="2016-04-23T16:19:00Z">
        <w:r w:rsidR="003F00A0">
          <w:rPr>
            <w:rFonts w:asciiTheme="minorHAnsi" w:hAnsiTheme="minorHAnsi"/>
          </w:rPr>
          <w:t>s</w:t>
        </w:r>
      </w:ins>
      <w:r w:rsidR="00066AF1">
        <w:rPr>
          <w:rFonts w:asciiTheme="minorHAnsi" w:hAnsiTheme="minorHAnsi"/>
        </w:rPr>
        <w:t xml:space="preserve"> for several of these requirements. This phase </w:t>
      </w:r>
      <w:ins w:id="127" w:author="Darin Dugan" w:date="2016-04-23T16:19:00Z">
        <w:r w:rsidR="003F00A0">
          <w:rPr>
            <w:rFonts w:asciiTheme="minorHAnsi" w:hAnsiTheme="minorHAnsi"/>
          </w:rPr>
          <w:t>wa</w:t>
        </w:r>
      </w:ins>
      <w:del w:id="128" w:author="Darin Dugan" w:date="2016-04-23T16:20:00Z">
        <w:r w:rsidR="00066AF1" w:rsidDel="003F00A0">
          <w:rPr>
            <w:rFonts w:asciiTheme="minorHAnsi" w:hAnsiTheme="minorHAnsi"/>
          </w:rPr>
          <w:delText>i</w:delText>
        </w:r>
      </w:del>
      <w:ins w:id="129" w:author="Darin Dugan" w:date="2016-04-23T16:20:00Z">
        <w:r w:rsidR="003F00A0">
          <w:rPr>
            <w:rFonts w:asciiTheme="minorHAnsi" w:hAnsiTheme="minorHAnsi"/>
          </w:rPr>
          <w:t>s</w:t>
        </w:r>
      </w:ins>
      <w:del w:id="130" w:author="Darin Dugan" w:date="2016-04-23T16:20:00Z">
        <w:r w:rsidR="00066AF1" w:rsidDel="003F00A0">
          <w:rPr>
            <w:rFonts w:asciiTheme="minorHAnsi" w:hAnsiTheme="minorHAnsi"/>
          </w:rPr>
          <w:delText>s</w:delText>
        </w:r>
      </w:del>
      <w:r w:rsidR="00066AF1">
        <w:rPr>
          <w:rFonts w:asciiTheme="minorHAnsi" w:hAnsiTheme="minorHAnsi"/>
        </w:rPr>
        <w:t xml:space="preserve"> a stretch goal for our team. Because of this, some ICAO requirements </w:t>
      </w:r>
      <w:ins w:id="131" w:author="Darin Dugan" w:date="2016-04-23T16:20:00Z">
        <w:r w:rsidR="003F00A0">
          <w:rPr>
            <w:rFonts w:asciiTheme="minorHAnsi" w:hAnsiTheme="minorHAnsi"/>
          </w:rPr>
          <w:t>were</w:t>
        </w:r>
      </w:ins>
      <w:del w:id="132" w:author="Darin Dugan" w:date="2016-04-23T16:20:00Z">
        <w:r w:rsidR="00066AF1" w:rsidDel="003F00A0">
          <w:rPr>
            <w:rFonts w:asciiTheme="minorHAnsi" w:hAnsiTheme="minorHAnsi"/>
          </w:rPr>
          <w:delText>may</w:delText>
        </w:r>
      </w:del>
      <w:r w:rsidR="00066AF1">
        <w:rPr>
          <w:rFonts w:asciiTheme="minorHAnsi" w:hAnsiTheme="minorHAnsi"/>
        </w:rPr>
        <w:t xml:space="preserve"> not </w:t>
      </w:r>
      <w:del w:id="133" w:author="Darin Dugan" w:date="2016-04-23T16:20:00Z">
        <w:r w:rsidR="00066AF1" w:rsidRPr="00066AF1" w:rsidDel="003F00A0">
          <w:rPr>
            <w:rFonts w:asciiTheme="minorHAnsi" w:hAnsiTheme="minorHAnsi" w:cs="FreeSans"/>
            <w:szCs w:val="24"/>
          </w:rPr>
          <w:delText xml:space="preserve">be </w:delText>
        </w:r>
      </w:del>
      <w:r w:rsidR="00066AF1" w:rsidRPr="00066AF1">
        <w:rPr>
          <w:rFonts w:asciiTheme="minorHAnsi" w:hAnsiTheme="minorHAnsi" w:cs="FreeSans"/>
          <w:szCs w:val="24"/>
        </w:rPr>
        <w:t>imposed.</w:t>
      </w:r>
      <w:r w:rsidR="0074478E">
        <w:rPr>
          <w:rFonts w:asciiTheme="minorHAnsi" w:hAnsiTheme="minorHAnsi" w:cs="FreeSans"/>
          <w:szCs w:val="24"/>
        </w:rPr>
        <w:t xml:space="preserve"> (American Association of Motor Vehicle Administrators)</w:t>
      </w:r>
    </w:p>
    <w:p w14:paraId="1E4A4543" w14:textId="77777777" w:rsidR="006041E9" w:rsidRPr="00066AF1" w:rsidRDefault="006041E9" w:rsidP="006041E9">
      <w:pPr>
        <w:pStyle w:val="ListParagraph"/>
        <w:spacing w:line="276" w:lineRule="auto"/>
        <w:ind w:left="1080"/>
        <w:jc w:val="both"/>
        <w:rPr>
          <w:rFonts w:asciiTheme="minorHAnsi" w:hAnsiTheme="minorHAnsi" w:cs="FreeSans"/>
          <w:szCs w:val="24"/>
        </w:rPr>
      </w:pPr>
    </w:p>
    <w:p w14:paraId="224FDE1A" w14:textId="77777777" w:rsidR="00066AF1" w:rsidRDefault="00066AF1" w:rsidP="00066AF1">
      <w:pPr>
        <w:keepNext/>
        <w:spacing w:line="276" w:lineRule="auto"/>
        <w:ind w:left="360"/>
        <w:jc w:val="center"/>
      </w:pPr>
      <w:r w:rsidRPr="00066AF1">
        <w:rPr>
          <w:noProof/>
        </w:rPr>
        <w:drawing>
          <wp:inline distT="0" distB="0" distL="0" distR="0" wp14:anchorId="6307783D" wp14:editId="309CA18A">
            <wp:extent cx="3329940" cy="1752600"/>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9940" cy="1752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6D085F36" w14:textId="77777777" w:rsidR="00066AF1" w:rsidRPr="00066AF1" w:rsidRDefault="00066AF1" w:rsidP="00066AF1">
      <w:pPr>
        <w:pStyle w:val="Caption"/>
        <w:jc w:val="center"/>
        <w:rPr>
          <w:rFonts w:asciiTheme="minorHAnsi" w:hAnsiTheme="minorHAnsi"/>
        </w:rPr>
      </w:pPr>
      <w:bookmarkStart w:id="134" w:name="_Ref444941970"/>
      <w:r>
        <w:t xml:space="preserve">Figure </w:t>
      </w:r>
      <w:r w:rsidR="00701417">
        <w:fldChar w:fldCharType="begin"/>
      </w:r>
      <w:r w:rsidR="00701417">
        <w:instrText xml:space="preserve"> SEQ Figure \* ARABIC </w:instrText>
      </w:r>
      <w:r w:rsidR="00701417">
        <w:fldChar w:fldCharType="separate"/>
      </w:r>
      <w:r w:rsidR="00076B59">
        <w:rPr>
          <w:noProof/>
        </w:rPr>
        <w:t>2</w:t>
      </w:r>
      <w:r w:rsidR="00701417">
        <w:rPr>
          <w:noProof/>
        </w:rPr>
        <w:fldChar w:fldCharType="end"/>
      </w:r>
      <w:bookmarkEnd w:id="134"/>
    </w:p>
    <w:p w14:paraId="75399DAA"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t>Overall Requirements</w:t>
      </w:r>
    </w:p>
    <w:p w14:paraId="3E62771F" w14:textId="77FEA1C8" w:rsidR="00282B5E" w:rsidRPr="00F1167C" w:rsidRDefault="008F3FEB" w:rsidP="00F1167C">
      <w:pPr>
        <w:pStyle w:val="TextBody"/>
        <w:spacing w:line="276" w:lineRule="auto"/>
        <w:jc w:val="both"/>
      </w:pPr>
      <w:del w:id="135" w:author="Darin Dugan" w:date="2016-04-23T16:22:00Z">
        <w:r w:rsidRPr="001E4C93" w:rsidDel="003F00A0">
          <w:rPr>
            <w:rFonts w:asciiTheme="minorHAnsi" w:hAnsiTheme="minorHAnsi"/>
          </w:rPr>
          <w:delText xml:space="preserve">The </w:delText>
        </w:r>
      </w:del>
      <w:bookmarkStart w:id="136" w:name="OLE_LINK3"/>
      <w:bookmarkStart w:id="137" w:name="OLE_LINK4"/>
      <w:r w:rsidRPr="001E4C93">
        <w:rPr>
          <w:rFonts w:asciiTheme="minorHAnsi" w:hAnsiTheme="minorHAnsi"/>
        </w:rPr>
        <w:t xml:space="preserve">AAMVA </w:t>
      </w:r>
      <w:bookmarkEnd w:id="136"/>
      <w:bookmarkEnd w:id="137"/>
      <w:del w:id="138" w:author="Darin Dugan" w:date="2016-04-23T16:22:00Z">
        <w:r w:rsidRPr="001E4C93" w:rsidDel="003F00A0">
          <w:rPr>
            <w:rFonts w:asciiTheme="minorHAnsi" w:hAnsiTheme="minorHAnsi"/>
          </w:rPr>
          <w:delText xml:space="preserve">(American Association of Motor Vehicle Administrators) </w:delText>
        </w:r>
      </w:del>
      <w:r w:rsidRPr="001E4C93">
        <w:rPr>
          <w:rFonts w:asciiTheme="minorHAnsi" w:hAnsiTheme="minorHAnsi"/>
        </w:rPr>
        <w:t>is the governing body regulating driver’s license documents. According to AAMVA standards, the background for drive</w:t>
      </w:r>
      <w:r w:rsidR="00D553CE">
        <w:rPr>
          <w:rFonts w:asciiTheme="minorHAnsi" w:hAnsiTheme="minorHAnsi"/>
        </w:rPr>
        <w:t xml:space="preserve">r’s license photos is </w:t>
      </w:r>
      <w:ins w:id="139" w:author="Darin Dugan" w:date="2016-04-23T16:22:00Z">
        <w:r w:rsidR="003F00A0">
          <w:rPr>
            <w:rFonts w:asciiTheme="minorHAnsi" w:hAnsiTheme="minorHAnsi"/>
          </w:rPr>
          <w:t xml:space="preserve">defined </w:t>
        </w:r>
      </w:ins>
      <w:del w:id="140" w:author="Darin Dugan" w:date="2016-04-23T16:22:00Z">
        <w:r w:rsidR="00D553CE" w:rsidDel="003F00A0">
          <w:rPr>
            <w:rFonts w:asciiTheme="minorHAnsi" w:hAnsiTheme="minorHAnsi"/>
          </w:rPr>
          <w:delText xml:space="preserve">stated </w:delText>
        </w:r>
      </w:del>
      <w:r w:rsidR="00D553CE">
        <w:rPr>
          <w:rFonts w:asciiTheme="minorHAnsi" w:hAnsiTheme="minorHAnsi"/>
        </w:rPr>
        <w:t>as</w:t>
      </w:r>
      <w:ins w:id="141" w:author="Darin Dugan" w:date="2016-04-23T16:23:00Z">
        <w:r w:rsidR="003F00A0">
          <w:rPr>
            <w:rFonts w:asciiTheme="minorHAnsi" w:hAnsiTheme="minorHAnsi"/>
          </w:rPr>
          <w:t>:</w:t>
        </w:r>
      </w:ins>
      <w:del w:id="142" w:author="Darin Dugan" w:date="2016-04-23T16:23:00Z">
        <w:r w:rsidR="00D553CE" w:rsidDel="003F00A0">
          <w:rPr>
            <w:rFonts w:asciiTheme="minorHAnsi" w:hAnsiTheme="minorHAnsi"/>
          </w:rPr>
          <w:delText>,</w:delText>
        </w:r>
      </w:del>
      <w:r w:rsidR="00D553CE">
        <w:rPr>
          <w:rFonts w:asciiTheme="minorHAnsi" w:hAnsiTheme="minorHAnsi"/>
        </w:rPr>
        <w:t xml:space="preserve"> “</w:t>
      </w:r>
      <w:r w:rsidRPr="001E4C93">
        <w:rPr>
          <w:rFonts w:asciiTheme="minorHAnsi" w:hAnsiTheme="minorHAnsi"/>
        </w:rPr>
        <w:t xml:space="preserve">Background. A uniform light blue color or </w:t>
      </w:r>
      <w:r w:rsidRPr="001E4C93">
        <w:rPr>
          <w:rFonts w:asciiTheme="minorHAnsi" w:hAnsiTheme="minorHAnsi"/>
        </w:rPr>
        <w:lastRenderedPageBreak/>
        <w:t>white background shall be used to provide a contrast to the face and hair. Note: Preference is for uniform light blue color, such as Pantone 277 (though the specific Pantone color is not a requirement – a uniform light blue color or whi</w:t>
      </w:r>
      <w:r w:rsidR="00D553CE">
        <w:rPr>
          <w:rFonts w:asciiTheme="minorHAnsi" w:hAnsiTheme="minorHAnsi"/>
        </w:rPr>
        <w:t>te background is a requirement</w:t>
      </w:r>
      <w:ins w:id="143" w:author="Darin Dugan" w:date="2016-04-23T16:23:00Z">
        <w:r w:rsidR="003F00A0">
          <w:rPr>
            <w:rFonts w:asciiTheme="minorHAnsi" w:hAnsiTheme="minorHAnsi"/>
          </w:rPr>
          <w:t>)</w:t>
        </w:r>
      </w:ins>
      <w:r w:rsidR="00D553CE">
        <w:rPr>
          <w:rFonts w:asciiTheme="minorHAnsi" w:hAnsiTheme="minorHAnsi"/>
        </w:rPr>
        <w:t xml:space="preserve">”. </w:t>
      </w:r>
      <w:r w:rsidR="0074478E">
        <w:rPr>
          <w:rFonts w:asciiTheme="minorHAnsi" w:hAnsiTheme="minorHAnsi"/>
        </w:rPr>
        <w:t xml:space="preserve"> (American Association of Motor Vehicle Administrators)</w:t>
      </w:r>
    </w:p>
    <w:p w14:paraId="6280BD8C" w14:textId="77777777" w:rsidR="00282B5E" w:rsidRPr="001E4C93" w:rsidRDefault="008F3FEB" w:rsidP="00F1167C">
      <w:pPr>
        <w:pStyle w:val="TextBody"/>
        <w:spacing w:line="276" w:lineRule="auto"/>
        <w:jc w:val="both"/>
        <w:rPr>
          <w:rFonts w:asciiTheme="minorHAnsi" w:hAnsiTheme="minorHAnsi"/>
        </w:rPr>
      </w:pPr>
      <w:r w:rsidRPr="001E4C93">
        <w:rPr>
          <w:rFonts w:asciiTheme="minorHAnsi" w:hAnsiTheme="minorHAnsi"/>
        </w:rPr>
        <w:t>An example photo from a driver’s lic</w:t>
      </w:r>
      <w:r w:rsidR="00B909D0">
        <w:rPr>
          <w:rFonts w:asciiTheme="minorHAnsi" w:hAnsiTheme="minorHAnsi"/>
        </w:rPr>
        <w:t xml:space="preserve">ense is shown in </w:t>
      </w:r>
      <w:r w:rsidR="00B909D0">
        <w:rPr>
          <w:rFonts w:asciiTheme="minorHAnsi" w:hAnsiTheme="minorHAnsi"/>
        </w:rPr>
        <w:fldChar w:fldCharType="begin"/>
      </w:r>
      <w:r w:rsidR="00B909D0" w:rsidRPr="00EB0853">
        <w:rPr>
          <w:rFonts w:asciiTheme="minorHAnsi" w:hAnsiTheme="minorHAnsi"/>
        </w:rPr>
        <w:instrText xml:space="preserve"> REF _Ref444934586 \h </w:instrText>
      </w:r>
      <w:r w:rsidR="00EB0853">
        <w:rPr>
          <w:rFonts w:asciiTheme="minorHAnsi" w:hAnsiTheme="minorHAnsi"/>
        </w:rPr>
        <w:instrText xml:space="preserve"> \* MERGEFORMAT </w:instrText>
      </w:r>
      <w:r w:rsidR="00B909D0">
        <w:rPr>
          <w:rFonts w:asciiTheme="minorHAnsi" w:hAnsiTheme="minorHAnsi"/>
        </w:rPr>
      </w:r>
      <w:r w:rsidR="00B909D0">
        <w:rPr>
          <w:rFonts w:asciiTheme="minorHAnsi" w:hAnsiTheme="minorHAnsi"/>
        </w:rPr>
        <w:fldChar w:fldCharType="separate"/>
      </w:r>
      <w:r w:rsidR="00F82D13" w:rsidRPr="00F82D13">
        <w:rPr>
          <w:rFonts w:asciiTheme="minorHAnsi" w:hAnsiTheme="minorHAnsi"/>
        </w:rPr>
        <w:t>Figure</w:t>
      </w:r>
      <w:r w:rsidR="00F82D13">
        <w:t xml:space="preserve"> </w:t>
      </w:r>
      <w:r w:rsidR="00F82D13">
        <w:rPr>
          <w:noProof/>
        </w:rPr>
        <w:t>3</w:t>
      </w:r>
      <w:r w:rsidR="00B909D0">
        <w:rPr>
          <w:rFonts w:asciiTheme="minorHAnsi" w:hAnsiTheme="minorHAnsi"/>
        </w:rPr>
        <w:fldChar w:fldCharType="end"/>
      </w:r>
      <w:r w:rsidRPr="001E4C93">
        <w:rPr>
          <w:rFonts w:asciiTheme="minorHAnsi" w:hAnsiTheme="minorHAnsi"/>
        </w:rPr>
        <w:t>.</w:t>
      </w:r>
    </w:p>
    <w:p w14:paraId="7FF4832A" w14:textId="77777777" w:rsidR="00F879FD" w:rsidRDefault="008F3FEB" w:rsidP="00DE19EB">
      <w:pPr>
        <w:keepNext/>
        <w:spacing w:line="276" w:lineRule="auto"/>
        <w:jc w:val="center"/>
      </w:pPr>
      <w:r w:rsidRPr="001E4C93">
        <w:rPr>
          <w:rFonts w:asciiTheme="minorHAnsi" w:hAnsiTheme="minorHAnsi"/>
          <w:noProof/>
        </w:rPr>
        <w:drawing>
          <wp:inline distT="0" distB="0" distL="0" distR="0" wp14:anchorId="03EDFBC2" wp14:editId="5BE00609">
            <wp:extent cx="822579" cy="1077463"/>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1"/>
                    <a:stretch>
                      <a:fillRect/>
                    </a:stretch>
                  </pic:blipFill>
                  <pic:spPr bwMode="auto">
                    <a:xfrm>
                      <a:off x="0" y="0"/>
                      <a:ext cx="825748" cy="1081614"/>
                    </a:xfrm>
                    <a:prstGeom prst="rect">
                      <a:avLst/>
                    </a:prstGeom>
                    <a:noFill/>
                    <a:ln w="9525">
                      <a:noFill/>
                      <a:miter lim="800000"/>
                      <a:headEnd/>
                      <a:tailEnd/>
                    </a:ln>
                  </pic:spPr>
                </pic:pic>
              </a:graphicData>
            </a:graphic>
          </wp:inline>
        </w:drawing>
      </w:r>
    </w:p>
    <w:p w14:paraId="6258E442" w14:textId="77777777" w:rsidR="00282B5E" w:rsidRPr="001E4C93" w:rsidRDefault="00F879FD" w:rsidP="00DE19EB">
      <w:pPr>
        <w:pStyle w:val="Caption"/>
        <w:jc w:val="center"/>
        <w:rPr>
          <w:rFonts w:asciiTheme="minorHAnsi" w:hAnsiTheme="minorHAnsi"/>
        </w:rPr>
      </w:pPr>
      <w:bookmarkStart w:id="144" w:name="_Ref444934586"/>
      <w:r>
        <w:t xml:space="preserve">Figure </w:t>
      </w:r>
      <w:r w:rsidR="00701417">
        <w:fldChar w:fldCharType="begin"/>
      </w:r>
      <w:r w:rsidR="00701417">
        <w:instrText xml:space="preserve"> SEQ Figure \* ARABIC </w:instrText>
      </w:r>
      <w:r w:rsidR="00701417">
        <w:fldChar w:fldCharType="separate"/>
      </w:r>
      <w:r w:rsidR="00076B59">
        <w:rPr>
          <w:noProof/>
        </w:rPr>
        <w:t>3</w:t>
      </w:r>
      <w:r w:rsidR="00701417">
        <w:rPr>
          <w:noProof/>
        </w:rPr>
        <w:fldChar w:fldCharType="end"/>
      </w:r>
      <w:bookmarkEnd w:id="144"/>
    </w:p>
    <w:p w14:paraId="07399784" w14:textId="77777777" w:rsidR="00282B5E" w:rsidRPr="001E4C93" w:rsidRDefault="008F3FEB" w:rsidP="00F26B4D">
      <w:pPr>
        <w:spacing w:line="276" w:lineRule="auto"/>
        <w:jc w:val="both"/>
        <w:rPr>
          <w:rFonts w:asciiTheme="minorHAnsi" w:hAnsiTheme="minorHAnsi"/>
        </w:rPr>
      </w:pPr>
      <w:r w:rsidRPr="001E4C93">
        <w:rPr>
          <w:rFonts w:asciiTheme="minorHAnsi" w:hAnsiTheme="minorHAnsi"/>
        </w:rPr>
        <w:t>A typical driver’s license station with the photo back</w:t>
      </w:r>
      <w:r w:rsidR="00B909D0">
        <w:rPr>
          <w:rFonts w:asciiTheme="minorHAnsi" w:hAnsiTheme="minorHAnsi"/>
        </w:rPr>
        <w:t xml:space="preserve">drop is shown in </w:t>
      </w:r>
      <w:r w:rsidR="00B909D0">
        <w:rPr>
          <w:rFonts w:asciiTheme="minorHAnsi" w:hAnsiTheme="minorHAnsi"/>
        </w:rPr>
        <w:fldChar w:fldCharType="begin"/>
      </w:r>
      <w:r w:rsidR="00B909D0" w:rsidRPr="00EB0853">
        <w:rPr>
          <w:rFonts w:asciiTheme="minorHAnsi" w:hAnsiTheme="minorHAnsi"/>
        </w:rPr>
        <w:instrText xml:space="preserve"> REF _Ref444934619 \h </w:instrText>
      </w:r>
      <w:r w:rsidR="00EB0853">
        <w:rPr>
          <w:rFonts w:asciiTheme="minorHAnsi" w:hAnsiTheme="minorHAnsi"/>
        </w:rPr>
        <w:instrText xml:space="preserve"> \* MERGEFORMAT </w:instrText>
      </w:r>
      <w:r w:rsidR="00B909D0">
        <w:rPr>
          <w:rFonts w:asciiTheme="minorHAnsi" w:hAnsiTheme="minorHAnsi"/>
        </w:rPr>
      </w:r>
      <w:r w:rsidR="00B909D0">
        <w:rPr>
          <w:rFonts w:asciiTheme="minorHAnsi" w:hAnsiTheme="minorHAnsi"/>
        </w:rPr>
        <w:fldChar w:fldCharType="separate"/>
      </w:r>
      <w:r w:rsidR="00F82D13" w:rsidRPr="00F82D13">
        <w:rPr>
          <w:rFonts w:asciiTheme="minorHAnsi" w:hAnsiTheme="minorHAnsi"/>
        </w:rPr>
        <w:t>Figure</w:t>
      </w:r>
      <w:r w:rsidR="00F82D13">
        <w:t xml:space="preserve"> </w:t>
      </w:r>
      <w:r w:rsidR="00F82D13">
        <w:rPr>
          <w:noProof/>
        </w:rPr>
        <w:t>4</w:t>
      </w:r>
      <w:r w:rsidR="00B909D0">
        <w:rPr>
          <w:rFonts w:asciiTheme="minorHAnsi" w:hAnsiTheme="minorHAnsi"/>
        </w:rPr>
        <w:fldChar w:fldCharType="end"/>
      </w:r>
      <w:r w:rsidRPr="001E4C93">
        <w:rPr>
          <w:rFonts w:asciiTheme="minorHAnsi" w:hAnsiTheme="minorHAnsi"/>
        </w:rPr>
        <w:t>.</w:t>
      </w:r>
      <w:r w:rsidR="00F879FD">
        <w:rPr>
          <w:rFonts w:asciiTheme="minorHAnsi" w:hAnsiTheme="minorHAnsi"/>
        </w:rPr>
        <w:t xml:space="preserve"> You can see from the image that the blue backdrop is placed behind the camera in order to e</w:t>
      </w:r>
      <w:r w:rsidR="00B909D0">
        <w:rPr>
          <w:rFonts w:asciiTheme="minorHAnsi" w:hAnsiTheme="minorHAnsi"/>
        </w:rPr>
        <w:t xml:space="preserve">nsure that the photo in </w:t>
      </w:r>
      <w:r w:rsidR="00B909D0">
        <w:rPr>
          <w:rFonts w:asciiTheme="minorHAnsi" w:hAnsiTheme="minorHAnsi"/>
        </w:rPr>
        <w:fldChar w:fldCharType="begin"/>
      </w:r>
      <w:r w:rsidR="00B909D0" w:rsidRPr="00EB0853">
        <w:rPr>
          <w:rFonts w:asciiTheme="minorHAnsi" w:hAnsiTheme="minorHAnsi"/>
        </w:rPr>
        <w:instrText xml:space="preserve"> REF _Ref444934586 \h </w:instrText>
      </w:r>
      <w:r w:rsidR="00EB0853">
        <w:rPr>
          <w:rFonts w:asciiTheme="minorHAnsi" w:hAnsiTheme="minorHAnsi"/>
        </w:rPr>
        <w:instrText xml:space="preserve"> \* MERGEFORMAT </w:instrText>
      </w:r>
      <w:r w:rsidR="00B909D0">
        <w:rPr>
          <w:rFonts w:asciiTheme="minorHAnsi" w:hAnsiTheme="minorHAnsi"/>
        </w:rPr>
      </w:r>
      <w:r w:rsidR="00B909D0">
        <w:rPr>
          <w:rFonts w:asciiTheme="minorHAnsi" w:hAnsiTheme="minorHAnsi"/>
        </w:rPr>
        <w:fldChar w:fldCharType="separate"/>
      </w:r>
      <w:r w:rsidR="00F82D13" w:rsidRPr="00F82D13">
        <w:rPr>
          <w:rFonts w:asciiTheme="minorHAnsi" w:hAnsiTheme="minorHAnsi"/>
        </w:rPr>
        <w:t>Figure</w:t>
      </w:r>
      <w:r w:rsidR="00F82D13">
        <w:t xml:space="preserve"> </w:t>
      </w:r>
      <w:r w:rsidR="00F82D13">
        <w:rPr>
          <w:noProof/>
        </w:rPr>
        <w:t>3</w:t>
      </w:r>
      <w:r w:rsidR="00B909D0">
        <w:rPr>
          <w:rFonts w:asciiTheme="minorHAnsi" w:hAnsiTheme="minorHAnsi"/>
        </w:rPr>
        <w:fldChar w:fldCharType="end"/>
      </w:r>
      <w:r w:rsidR="00F879FD">
        <w:rPr>
          <w:rFonts w:asciiTheme="minorHAnsi" w:hAnsiTheme="minorHAnsi"/>
        </w:rPr>
        <w:t xml:space="preserve"> contains the required background coloring.</w:t>
      </w:r>
    </w:p>
    <w:p w14:paraId="477646C5" w14:textId="77777777" w:rsidR="00F879FD" w:rsidRDefault="008F3FEB" w:rsidP="00DE19EB">
      <w:pPr>
        <w:keepNext/>
        <w:spacing w:line="276" w:lineRule="auto"/>
        <w:jc w:val="center"/>
      </w:pPr>
      <w:r w:rsidRPr="001E4C93">
        <w:rPr>
          <w:rFonts w:asciiTheme="minorHAnsi" w:hAnsiTheme="minorHAnsi"/>
          <w:noProof/>
        </w:rPr>
        <w:drawing>
          <wp:inline distT="0" distB="0" distL="0" distR="0" wp14:anchorId="3C5468D4" wp14:editId="0D465387">
            <wp:extent cx="5943600" cy="334327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2"/>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1F85C6AA" w14:textId="77777777" w:rsidR="00282B5E" w:rsidRPr="001E4C93" w:rsidRDefault="00F879FD" w:rsidP="00DE19EB">
      <w:pPr>
        <w:pStyle w:val="Caption"/>
        <w:jc w:val="center"/>
        <w:rPr>
          <w:rFonts w:asciiTheme="minorHAnsi" w:hAnsiTheme="minorHAnsi"/>
        </w:rPr>
      </w:pPr>
      <w:bookmarkStart w:id="145" w:name="_Ref444934619"/>
      <w:r>
        <w:t xml:space="preserve">Figure </w:t>
      </w:r>
      <w:r w:rsidR="00701417">
        <w:fldChar w:fldCharType="begin"/>
      </w:r>
      <w:r w:rsidR="00701417">
        <w:instrText xml:space="preserve"> SEQ Figure \* ARABIC </w:instrText>
      </w:r>
      <w:r w:rsidR="00701417">
        <w:fldChar w:fldCharType="separate"/>
      </w:r>
      <w:r w:rsidR="00076B59">
        <w:rPr>
          <w:noProof/>
        </w:rPr>
        <w:t>4</w:t>
      </w:r>
      <w:r w:rsidR="00701417">
        <w:rPr>
          <w:noProof/>
        </w:rPr>
        <w:fldChar w:fldCharType="end"/>
      </w:r>
      <w:bookmarkEnd w:id="145"/>
    </w:p>
    <w:p w14:paraId="6A232C17" w14:textId="77777777" w:rsidR="00F879FD" w:rsidRDefault="008F3FEB" w:rsidP="00F1167C">
      <w:pPr>
        <w:pStyle w:val="TextBody"/>
        <w:spacing w:line="276" w:lineRule="auto"/>
        <w:jc w:val="both"/>
        <w:rPr>
          <w:rFonts w:asciiTheme="minorHAnsi" w:hAnsiTheme="minorHAnsi"/>
        </w:rPr>
      </w:pPr>
      <w:r w:rsidRPr="001E4C93">
        <w:rPr>
          <w:rFonts w:asciiTheme="minorHAnsi" w:hAnsiTheme="minorHAnsi"/>
        </w:rPr>
        <w:t xml:space="preserve">When kiosks were introduced as a solution for citizens of the state of Iowa to be able to renew or replace their driver’s licenses without visiting a driver’s license station, certain limitations were required because of the backdrop functionality. The kiosk needs to have a standing or mounted backdrop behind the photo area to allow for the photo to have the required blue backdrop. </w:t>
      </w:r>
      <w:r w:rsidR="00F879FD">
        <w:rPr>
          <w:rFonts w:asciiTheme="minorHAnsi" w:hAnsiTheme="minorHAnsi"/>
        </w:rPr>
        <w:t xml:space="preserve">News station KCCI reported on the state’s installation of the kiosks in the state of Iowa, with their news story focusing on </w:t>
      </w:r>
      <w:r w:rsidR="006D3118">
        <w:rPr>
          <w:rFonts w:asciiTheme="minorHAnsi" w:hAnsiTheme="minorHAnsi"/>
        </w:rPr>
        <w:t>t</w:t>
      </w:r>
      <w:r w:rsidR="00F879FD">
        <w:rPr>
          <w:rFonts w:asciiTheme="minorHAnsi" w:hAnsiTheme="minorHAnsi"/>
        </w:rPr>
        <w:t>h</w:t>
      </w:r>
      <w:r w:rsidR="006D3118">
        <w:rPr>
          <w:rFonts w:asciiTheme="minorHAnsi" w:hAnsiTheme="minorHAnsi"/>
        </w:rPr>
        <w:t>e kiosk in the West Des Moines library.</w:t>
      </w:r>
      <w:r w:rsidR="00F879FD">
        <w:rPr>
          <w:rFonts w:asciiTheme="minorHAnsi" w:hAnsiTheme="minorHAnsi"/>
        </w:rPr>
        <w:t xml:space="preserve"> </w:t>
      </w:r>
      <w:r w:rsidR="00EB0853">
        <w:rPr>
          <w:rFonts w:asciiTheme="minorHAnsi" w:hAnsiTheme="minorHAnsi"/>
        </w:rPr>
        <w:t>In the video, you can see how the kiosk needs to have a particular configuration in its location.</w:t>
      </w:r>
      <w:r w:rsidR="0074478E">
        <w:rPr>
          <w:rFonts w:asciiTheme="minorHAnsi" w:hAnsiTheme="minorHAnsi"/>
        </w:rPr>
        <w:t xml:space="preserve"> (KCCI)</w:t>
      </w:r>
    </w:p>
    <w:p w14:paraId="625F615E" w14:textId="77777777" w:rsidR="00282B5E" w:rsidRPr="001E4C93" w:rsidRDefault="008F3FEB" w:rsidP="00F1167C">
      <w:pPr>
        <w:pStyle w:val="TextBody"/>
        <w:spacing w:line="276" w:lineRule="auto"/>
        <w:jc w:val="both"/>
        <w:rPr>
          <w:rFonts w:asciiTheme="minorHAnsi" w:hAnsiTheme="minorHAnsi"/>
        </w:rPr>
      </w:pPr>
      <w:r w:rsidRPr="001E4C93">
        <w:rPr>
          <w:rFonts w:asciiTheme="minorHAnsi" w:hAnsiTheme="minorHAnsi"/>
        </w:rPr>
        <w:lastRenderedPageBreak/>
        <w:t xml:space="preserve">In addition to the kiosks, the state of Iowa has recently introduced a pilot program to allow for mobile driver’s licenses. One of the suggested features has been allowing the user to take a photo from their device and use that as their driver’s license photo. </w:t>
      </w:r>
    </w:p>
    <w:p w14:paraId="00274C63"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t>Hardware Requirements</w:t>
      </w:r>
    </w:p>
    <w:p w14:paraId="7EAA2164" w14:textId="1D9FDB58" w:rsidR="00282B5E" w:rsidRDefault="008F3FEB" w:rsidP="00F26B4D">
      <w:pPr>
        <w:pStyle w:val="TextBody"/>
        <w:spacing w:line="276" w:lineRule="auto"/>
        <w:jc w:val="both"/>
        <w:rPr>
          <w:rFonts w:asciiTheme="minorHAnsi" w:hAnsiTheme="minorHAnsi"/>
        </w:rPr>
      </w:pPr>
      <w:r w:rsidRPr="001E4C93">
        <w:rPr>
          <w:rFonts w:asciiTheme="minorHAnsi" w:hAnsiTheme="minorHAnsi"/>
        </w:rPr>
        <w:t xml:space="preserve">For this project a camera </w:t>
      </w:r>
      <w:del w:id="146" w:author="Darin Dugan" w:date="2016-04-23T16:26:00Z">
        <w:r w:rsidRPr="001E4C93" w:rsidDel="003F00A0">
          <w:rPr>
            <w:rFonts w:asciiTheme="minorHAnsi" w:hAnsiTheme="minorHAnsi"/>
          </w:rPr>
          <w:delText xml:space="preserve">will be </w:delText>
        </w:r>
      </w:del>
      <w:ins w:id="147" w:author="Darin Dugan" w:date="2016-04-23T17:03:00Z">
        <w:r w:rsidR="00606A25">
          <w:rPr>
            <w:rFonts w:asciiTheme="minorHAnsi" w:hAnsiTheme="minorHAnsi"/>
          </w:rPr>
          <w:t>wa</w:t>
        </w:r>
      </w:ins>
      <w:ins w:id="148" w:author="Darin Dugan" w:date="2016-04-23T16:26:00Z">
        <w:r w:rsidR="003F00A0">
          <w:rPr>
            <w:rFonts w:asciiTheme="minorHAnsi" w:hAnsiTheme="minorHAnsi"/>
          </w:rPr>
          <w:t xml:space="preserve">s </w:t>
        </w:r>
      </w:ins>
      <w:r w:rsidRPr="001E4C93">
        <w:rPr>
          <w:rFonts w:asciiTheme="minorHAnsi" w:hAnsiTheme="minorHAnsi"/>
        </w:rPr>
        <w:t xml:space="preserve">needed.  </w:t>
      </w:r>
      <w:r w:rsidR="00DE19EB">
        <w:rPr>
          <w:rFonts w:asciiTheme="minorHAnsi" w:hAnsiTheme="minorHAnsi"/>
        </w:rPr>
        <w:t>Photos on driver’s licenses need to be at least 72 dpi</w:t>
      </w:r>
      <w:ins w:id="149" w:author="Darin Dugan" w:date="2016-04-23T16:25:00Z">
        <w:r w:rsidR="003F00A0">
          <w:rPr>
            <w:rFonts w:asciiTheme="minorHAnsi" w:hAnsiTheme="minorHAnsi"/>
          </w:rPr>
          <w:t xml:space="preserve"> (dots per inch)</w:t>
        </w:r>
      </w:ins>
      <w:r w:rsidR="00DE19EB">
        <w:rPr>
          <w:rFonts w:asciiTheme="minorHAnsi" w:hAnsiTheme="minorHAnsi"/>
        </w:rPr>
        <w:t xml:space="preserve">. Although dpi is a printer specification, the camera needs to be able to produce pictures with a ppi </w:t>
      </w:r>
      <w:ins w:id="150" w:author="Darin Dugan" w:date="2016-04-23T16:25:00Z">
        <w:r w:rsidR="003F00A0">
          <w:rPr>
            <w:rFonts w:asciiTheme="minorHAnsi" w:hAnsiTheme="minorHAnsi"/>
          </w:rPr>
          <w:t xml:space="preserve">(pixels per inch) </w:t>
        </w:r>
      </w:ins>
      <w:r w:rsidR="00DE19EB">
        <w:rPr>
          <w:rFonts w:asciiTheme="minorHAnsi" w:hAnsiTheme="minorHAnsi"/>
        </w:rPr>
        <w:t xml:space="preserve">equivalent to the 72 dpi requirement. To produce this level of quality, the camera </w:t>
      </w:r>
      <w:del w:id="151" w:author="Darin Dugan" w:date="2016-04-23T16:26:00Z">
        <w:r w:rsidR="00DE19EB" w:rsidDel="003F00A0">
          <w:rPr>
            <w:rFonts w:asciiTheme="minorHAnsi" w:hAnsiTheme="minorHAnsi"/>
          </w:rPr>
          <w:delText xml:space="preserve">will </w:delText>
        </w:r>
      </w:del>
      <w:r w:rsidR="00DE19EB">
        <w:rPr>
          <w:rFonts w:asciiTheme="minorHAnsi" w:hAnsiTheme="minorHAnsi"/>
        </w:rPr>
        <w:t>need</w:t>
      </w:r>
      <w:ins w:id="152" w:author="Darin Dugan" w:date="2016-04-23T16:26:00Z">
        <w:r w:rsidR="003F00A0">
          <w:rPr>
            <w:rFonts w:asciiTheme="minorHAnsi" w:hAnsiTheme="minorHAnsi"/>
          </w:rPr>
          <w:t>s</w:t>
        </w:r>
      </w:ins>
      <w:r w:rsidR="00DE19EB">
        <w:rPr>
          <w:rFonts w:asciiTheme="minorHAnsi" w:hAnsiTheme="minorHAnsi"/>
        </w:rPr>
        <w:t xml:space="preserve"> to support at least 1 megapixel</w:t>
      </w:r>
      <w:ins w:id="153" w:author="Darin Dugan" w:date="2016-04-23T16:26:00Z">
        <w:r w:rsidR="003F00A0">
          <w:rPr>
            <w:rFonts w:asciiTheme="minorHAnsi" w:hAnsiTheme="minorHAnsi"/>
          </w:rPr>
          <w:t xml:space="preserve"> (MP)</w:t>
        </w:r>
      </w:ins>
      <w:r w:rsidRPr="001E4C93">
        <w:rPr>
          <w:rFonts w:asciiTheme="minorHAnsi" w:hAnsiTheme="minorHAnsi"/>
        </w:rPr>
        <w:t xml:space="preserve">. </w:t>
      </w:r>
      <w:r w:rsidR="00DE19EB">
        <w:rPr>
          <w:rFonts w:asciiTheme="minorHAnsi" w:hAnsiTheme="minorHAnsi"/>
        </w:rPr>
        <w:t>Since most cameras commercially available today are over 1 MP, almost any camera should be acceptable.</w:t>
      </w:r>
      <w:r w:rsidRPr="001E4C93">
        <w:rPr>
          <w:rFonts w:asciiTheme="minorHAnsi" w:hAnsiTheme="minorHAnsi"/>
        </w:rPr>
        <w:t xml:space="preserve"> These pictures will be approximately 4MB in size</w:t>
      </w:r>
      <w:r w:rsidR="00DE19EB">
        <w:rPr>
          <w:rFonts w:asciiTheme="minorHAnsi" w:hAnsiTheme="minorHAnsi"/>
        </w:rPr>
        <w:t xml:space="preserve"> (or smaller)</w:t>
      </w:r>
      <w:r w:rsidRPr="001E4C93">
        <w:rPr>
          <w:rFonts w:asciiTheme="minorHAnsi" w:hAnsiTheme="minorHAnsi"/>
        </w:rPr>
        <w:t>.  For our project to be successful</w:t>
      </w:r>
      <w:del w:id="154" w:author="Darin Dugan" w:date="2016-04-23T16:27:00Z">
        <w:r w:rsidRPr="001E4C93" w:rsidDel="003F00A0">
          <w:rPr>
            <w:rFonts w:asciiTheme="minorHAnsi" w:hAnsiTheme="minorHAnsi"/>
          </w:rPr>
          <w:delText>;</w:delText>
        </w:r>
      </w:del>
      <w:r w:rsidRPr="001E4C93">
        <w:rPr>
          <w:rFonts w:asciiTheme="minorHAnsi" w:hAnsiTheme="minorHAnsi"/>
        </w:rPr>
        <w:t xml:space="preserve"> we need to be able to process all of the drivers in Iowa in a one month time period.  As there are 2.3 million drivers we need to be able to process </w:t>
      </w:r>
      <w:ins w:id="155" w:author="Darin Dugan" w:date="2016-04-23T16:27:00Z">
        <w:r w:rsidR="008C6A6B">
          <w:rPr>
            <w:rFonts w:asciiTheme="minorHAnsi" w:hAnsiTheme="minorHAnsi"/>
          </w:rPr>
          <w:t xml:space="preserve">approximately </w:t>
        </w:r>
      </w:ins>
      <w:r w:rsidRPr="001E4C93">
        <w:rPr>
          <w:rFonts w:asciiTheme="minorHAnsi" w:hAnsiTheme="minorHAnsi"/>
        </w:rPr>
        <w:t xml:space="preserve">8 </w:t>
      </w:r>
      <w:ins w:id="156" w:author="Darin Dugan" w:date="2016-04-23T16:27:00Z">
        <w:r w:rsidR="008C6A6B">
          <w:rPr>
            <w:rFonts w:asciiTheme="minorHAnsi" w:hAnsiTheme="minorHAnsi"/>
          </w:rPr>
          <w:t>t</w:t>
        </w:r>
      </w:ins>
      <w:del w:id="157" w:author="Darin Dugan" w:date="2016-04-23T16:27:00Z">
        <w:r w:rsidRPr="001E4C93" w:rsidDel="008C6A6B">
          <w:rPr>
            <w:rFonts w:asciiTheme="minorHAnsi" w:hAnsiTheme="minorHAnsi"/>
          </w:rPr>
          <w:delText>T</w:delText>
        </w:r>
      </w:del>
      <w:r w:rsidRPr="001E4C93">
        <w:rPr>
          <w:rFonts w:asciiTheme="minorHAnsi" w:hAnsiTheme="minorHAnsi"/>
        </w:rPr>
        <w:t xml:space="preserve">erabytes worth of pictures </w:t>
      </w:r>
      <w:ins w:id="158" w:author="Darin Dugan" w:date="2016-04-23T16:28:00Z">
        <w:r w:rsidR="008C6A6B">
          <w:rPr>
            <w:rFonts w:asciiTheme="minorHAnsi" w:hAnsiTheme="minorHAnsi"/>
          </w:rPr>
          <w:t>per month</w:t>
        </w:r>
      </w:ins>
      <w:del w:id="159" w:author="Darin Dugan" w:date="2016-04-23T16:28:00Z">
        <w:r w:rsidRPr="001E4C93" w:rsidDel="008C6A6B">
          <w:rPr>
            <w:rFonts w:asciiTheme="minorHAnsi" w:hAnsiTheme="minorHAnsi"/>
          </w:rPr>
          <w:delText>in a one month time period</w:delText>
        </w:r>
      </w:del>
      <w:r w:rsidRPr="001E4C93">
        <w:rPr>
          <w:rFonts w:asciiTheme="minorHAnsi" w:hAnsiTheme="minorHAnsi"/>
        </w:rPr>
        <w:t>.  In addition, if this is to scale to multiple states</w:t>
      </w:r>
      <w:del w:id="160" w:author="Darin Dugan" w:date="2016-04-23T16:28:00Z">
        <w:r w:rsidRPr="001E4C93" w:rsidDel="008C6A6B">
          <w:rPr>
            <w:rFonts w:asciiTheme="minorHAnsi" w:hAnsiTheme="minorHAnsi"/>
          </w:rPr>
          <w:delText>;</w:delText>
        </w:r>
      </w:del>
      <w:r w:rsidRPr="001E4C93">
        <w:rPr>
          <w:rFonts w:asciiTheme="minorHAnsi" w:hAnsiTheme="minorHAnsi"/>
        </w:rPr>
        <w:t xml:space="preserve"> we </w:t>
      </w:r>
      <w:del w:id="161" w:author="Darin Dugan" w:date="2016-04-23T16:28:00Z">
        <w:r w:rsidRPr="001E4C93" w:rsidDel="008C6A6B">
          <w:rPr>
            <w:rFonts w:asciiTheme="minorHAnsi" w:hAnsiTheme="minorHAnsi"/>
          </w:rPr>
          <w:delText xml:space="preserve">need to make sure </w:delText>
        </w:r>
      </w:del>
      <w:ins w:id="162" w:author="Darin Dugan" w:date="2016-04-23T16:28:00Z">
        <w:r w:rsidR="008C6A6B">
          <w:rPr>
            <w:rFonts w:asciiTheme="minorHAnsi" w:hAnsiTheme="minorHAnsi"/>
          </w:rPr>
          <w:t xml:space="preserve">must ensure </w:t>
        </w:r>
      </w:ins>
      <w:r w:rsidRPr="001E4C93">
        <w:rPr>
          <w:rFonts w:asciiTheme="minorHAnsi" w:hAnsiTheme="minorHAnsi"/>
        </w:rPr>
        <w:t>that our solution is distributive and able to scale</w:t>
      </w:r>
      <w:ins w:id="163" w:author="Darin Dugan" w:date="2016-04-23T16:28:00Z">
        <w:r w:rsidR="008C6A6B">
          <w:rPr>
            <w:rFonts w:asciiTheme="minorHAnsi" w:hAnsiTheme="minorHAnsi"/>
          </w:rPr>
          <w:t xml:space="preserve"> out to </w:t>
        </w:r>
      </w:ins>
      <w:del w:id="164" w:author="Darin Dugan" w:date="2016-04-23T16:28:00Z">
        <w:r w:rsidRPr="001E4C93" w:rsidDel="008C6A6B">
          <w:rPr>
            <w:rFonts w:asciiTheme="minorHAnsi" w:hAnsiTheme="minorHAnsi"/>
          </w:rPr>
          <w:delText>/</w:delText>
        </w:r>
      </w:del>
      <w:r w:rsidRPr="001E4C93">
        <w:rPr>
          <w:rFonts w:asciiTheme="minorHAnsi" w:hAnsiTheme="minorHAnsi"/>
        </w:rPr>
        <w:t xml:space="preserve">be run on multiple machines.  Our initial product </w:t>
      </w:r>
      <w:del w:id="165" w:author="Darin Dugan" w:date="2016-04-23T16:28:00Z">
        <w:r w:rsidRPr="001E4C93" w:rsidDel="008C6A6B">
          <w:rPr>
            <w:rFonts w:asciiTheme="minorHAnsi" w:hAnsiTheme="minorHAnsi"/>
          </w:rPr>
          <w:delText xml:space="preserve">will </w:delText>
        </w:r>
      </w:del>
      <w:r w:rsidRPr="001E4C93">
        <w:rPr>
          <w:rFonts w:asciiTheme="minorHAnsi" w:hAnsiTheme="minorHAnsi"/>
        </w:rPr>
        <w:t>run</w:t>
      </w:r>
      <w:ins w:id="166" w:author="Darin Dugan" w:date="2016-04-23T16:28:00Z">
        <w:r w:rsidR="008C6A6B">
          <w:rPr>
            <w:rFonts w:asciiTheme="minorHAnsi" w:hAnsiTheme="minorHAnsi"/>
          </w:rPr>
          <w:t>s</w:t>
        </w:r>
      </w:ins>
      <w:r w:rsidRPr="001E4C93">
        <w:rPr>
          <w:rFonts w:asciiTheme="minorHAnsi" w:hAnsiTheme="minorHAnsi"/>
        </w:rPr>
        <w:t xml:space="preserve"> on the Ubuntu </w:t>
      </w:r>
      <w:ins w:id="167" w:author="Darin Dugan" w:date="2016-04-23T16:28:00Z">
        <w:r w:rsidR="008C6A6B">
          <w:rPr>
            <w:rFonts w:asciiTheme="minorHAnsi" w:hAnsiTheme="minorHAnsi"/>
          </w:rPr>
          <w:t>operating system</w:t>
        </w:r>
      </w:ins>
      <w:del w:id="168" w:author="Darin Dugan" w:date="2016-04-23T16:28:00Z">
        <w:r w:rsidRPr="001E4C93" w:rsidDel="008C6A6B">
          <w:rPr>
            <w:rFonts w:asciiTheme="minorHAnsi" w:hAnsiTheme="minorHAnsi"/>
          </w:rPr>
          <w:delText>O/S</w:delText>
        </w:r>
      </w:del>
      <w:r w:rsidRPr="001E4C93">
        <w:rPr>
          <w:rFonts w:asciiTheme="minorHAnsi" w:hAnsiTheme="minorHAnsi"/>
        </w:rPr>
        <w:t xml:space="preserve">, but future releases may </w:t>
      </w:r>
      <w:del w:id="169" w:author="Darin Dugan" w:date="2016-04-23T16:28:00Z">
        <w:r w:rsidRPr="001E4C93" w:rsidDel="008C6A6B">
          <w:rPr>
            <w:rFonts w:asciiTheme="minorHAnsi" w:hAnsiTheme="minorHAnsi"/>
          </w:rPr>
          <w:delText xml:space="preserve">need </w:delText>
        </w:r>
      </w:del>
      <w:del w:id="170" w:author="Darin Dugan" w:date="2016-04-23T16:29:00Z">
        <w:r w:rsidRPr="001E4C93" w:rsidDel="008C6A6B">
          <w:rPr>
            <w:rFonts w:asciiTheme="minorHAnsi" w:hAnsiTheme="minorHAnsi"/>
          </w:rPr>
          <w:delText xml:space="preserve">to </w:delText>
        </w:r>
      </w:del>
      <w:r w:rsidRPr="001E4C93">
        <w:rPr>
          <w:rFonts w:asciiTheme="minorHAnsi" w:hAnsiTheme="minorHAnsi"/>
        </w:rPr>
        <w:t>use Red</w:t>
      </w:r>
      <w:ins w:id="171" w:author="Darin Dugan" w:date="2016-04-23T16:29:00Z">
        <w:r w:rsidR="008C6A6B">
          <w:rPr>
            <w:rFonts w:asciiTheme="minorHAnsi" w:hAnsiTheme="minorHAnsi"/>
          </w:rPr>
          <w:t xml:space="preserve"> H</w:t>
        </w:r>
      </w:ins>
      <w:del w:id="172" w:author="Darin Dugan" w:date="2016-04-23T16:29:00Z">
        <w:r w:rsidRPr="001E4C93" w:rsidDel="008C6A6B">
          <w:rPr>
            <w:rFonts w:asciiTheme="minorHAnsi" w:hAnsiTheme="minorHAnsi"/>
          </w:rPr>
          <w:delText>h</w:delText>
        </w:r>
      </w:del>
      <w:r w:rsidRPr="001E4C93">
        <w:rPr>
          <w:rFonts w:asciiTheme="minorHAnsi" w:hAnsiTheme="minorHAnsi"/>
        </w:rPr>
        <w:t xml:space="preserve">at </w:t>
      </w:r>
      <w:ins w:id="173" w:author="Darin Dugan" w:date="2016-04-23T16:29:00Z">
        <w:r w:rsidR="008C6A6B">
          <w:rPr>
            <w:rFonts w:asciiTheme="minorHAnsi" w:hAnsiTheme="minorHAnsi"/>
          </w:rPr>
          <w:t xml:space="preserve">for additional </w:t>
        </w:r>
      </w:ins>
      <w:del w:id="174" w:author="Darin Dugan" w:date="2016-04-23T16:29:00Z">
        <w:r w:rsidRPr="001E4C93" w:rsidDel="008C6A6B">
          <w:rPr>
            <w:rFonts w:asciiTheme="minorHAnsi" w:hAnsiTheme="minorHAnsi"/>
          </w:rPr>
          <w:delText xml:space="preserve">to ensure </w:delText>
        </w:r>
      </w:del>
      <w:r w:rsidRPr="001E4C93">
        <w:rPr>
          <w:rFonts w:asciiTheme="minorHAnsi" w:hAnsiTheme="minorHAnsi"/>
        </w:rPr>
        <w:t>scalability.</w:t>
      </w:r>
    </w:p>
    <w:p w14:paraId="5FCFF8B5" w14:textId="77777777" w:rsidR="00DE19EB" w:rsidRPr="001E4C93" w:rsidRDefault="00DE19EB" w:rsidP="00DE19EB">
      <w:pPr>
        <w:pStyle w:val="Heading1"/>
        <w:spacing w:line="276" w:lineRule="auto"/>
        <w:jc w:val="both"/>
        <w:rPr>
          <w:rFonts w:asciiTheme="minorHAnsi" w:hAnsiTheme="minorHAnsi"/>
        </w:rPr>
      </w:pPr>
      <w:r>
        <w:rPr>
          <w:rFonts w:asciiTheme="minorHAnsi" w:hAnsiTheme="minorHAnsi"/>
        </w:rPr>
        <w:t>Software Requirements</w:t>
      </w:r>
    </w:p>
    <w:p w14:paraId="488517E3" w14:textId="1CE72E42"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 xml:space="preserve">Our application </w:t>
      </w:r>
      <w:del w:id="175" w:author="Darin Dugan" w:date="2016-04-23T16:29:00Z">
        <w:r w:rsidRPr="001E4C93" w:rsidDel="008C6A6B">
          <w:rPr>
            <w:rFonts w:asciiTheme="minorHAnsi" w:hAnsiTheme="minorHAnsi"/>
          </w:rPr>
          <w:delText xml:space="preserve">will </w:delText>
        </w:r>
      </w:del>
      <w:ins w:id="176" w:author="Darin Dugan" w:date="2016-04-23T16:29:00Z">
        <w:r w:rsidR="008C6A6B">
          <w:rPr>
            <w:rFonts w:asciiTheme="minorHAnsi" w:hAnsiTheme="minorHAnsi"/>
          </w:rPr>
          <w:t xml:space="preserve">was </w:t>
        </w:r>
      </w:ins>
      <w:del w:id="177" w:author="Darin Dugan" w:date="2016-04-23T16:29:00Z">
        <w:r w:rsidRPr="001E4C93" w:rsidDel="008C6A6B">
          <w:rPr>
            <w:rFonts w:asciiTheme="minorHAnsi" w:hAnsiTheme="minorHAnsi"/>
          </w:rPr>
          <w:delText xml:space="preserve">be </w:delText>
        </w:r>
      </w:del>
      <w:r w:rsidRPr="001E4C93">
        <w:rPr>
          <w:rFonts w:asciiTheme="minorHAnsi" w:hAnsiTheme="minorHAnsi"/>
        </w:rPr>
        <w:t>created using C++ and the gcc (Ubuntu 4.8.4</w:t>
      </w:r>
      <w:r w:rsidR="006D3118">
        <w:rPr>
          <w:rFonts w:asciiTheme="minorHAnsi" w:hAnsiTheme="minorHAnsi"/>
        </w:rPr>
        <w:t>-2ubuntu1~14.04) 4.8.4 compiler</w:t>
      </w:r>
      <w:r w:rsidRPr="001E4C93">
        <w:rPr>
          <w:rFonts w:asciiTheme="minorHAnsi" w:hAnsiTheme="minorHAnsi"/>
        </w:rPr>
        <w:t xml:space="preserve">, the OpenCV 3.1.0 library and Boost.  This </w:t>
      </w:r>
      <w:del w:id="178" w:author="Darin Dugan" w:date="2016-04-23T16:29:00Z">
        <w:r w:rsidRPr="001E4C93" w:rsidDel="008C6A6B">
          <w:rPr>
            <w:rFonts w:asciiTheme="minorHAnsi" w:hAnsiTheme="minorHAnsi"/>
          </w:rPr>
          <w:delText xml:space="preserve">will </w:delText>
        </w:r>
      </w:del>
      <w:r w:rsidRPr="001E4C93">
        <w:rPr>
          <w:rFonts w:asciiTheme="minorHAnsi" w:hAnsiTheme="minorHAnsi"/>
        </w:rPr>
        <w:t>allow</w:t>
      </w:r>
      <w:ins w:id="179" w:author="Darin Dugan" w:date="2016-04-23T16:29:00Z">
        <w:r w:rsidR="008C6A6B">
          <w:rPr>
            <w:rFonts w:asciiTheme="minorHAnsi" w:hAnsiTheme="minorHAnsi"/>
          </w:rPr>
          <w:t>ed</w:t>
        </w:r>
      </w:ins>
      <w:r w:rsidRPr="001E4C93">
        <w:rPr>
          <w:rFonts w:asciiTheme="minorHAnsi" w:hAnsiTheme="minorHAnsi"/>
        </w:rPr>
        <w:t xml:space="preserve"> us to use the library based functions inside of OpenCV and develop intermediary tests for our application using the Boost::Test framework.  Finally, we </w:t>
      </w:r>
      <w:del w:id="180" w:author="Darin Dugan" w:date="2016-04-23T16:29:00Z">
        <w:r w:rsidRPr="001E4C93" w:rsidDel="008C6A6B">
          <w:rPr>
            <w:rFonts w:asciiTheme="minorHAnsi" w:hAnsiTheme="minorHAnsi"/>
          </w:rPr>
          <w:delText xml:space="preserve">will </w:delText>
        </w:r>
      </w:del>
      <w:r w:rsidRPr="001E4C93">
        <w:rPr>
          <w:rFonts w:asciiTheme="minorHAnsi" w:hAnsiTheme="minorHAnsi"/>
        </w:rPr>
        <w:t>provide</w:t>
      </w:r>
      <w:ins w:id="181" w:author="Darin Dugan" w:date="2016-04-23T16:30:00Z">
        <w:r w:rsidR="008C6A6B">
          <w:rPr>
            <w:rFonts w:asciiTheme="minorHAnsi" w:hAnsiTheme="minorHAnsi"/>
          </w:rPr>
          <w:t>d</w:t>
        </w:r>
      </w:ins>
      <w:r w:rsidRPr="001E4C93">
        <w:rPr>
          <w:rFonts w:asciiTheme="minorHAnsi" w:hAnsiTheme="minorHAnsi"/>
        </w:rPr>
        <w:t xml:space="preserve"> several videos</w:t>
      </w:r>
      <w:ins w:id="182" w:author="Darin Dugan" w:date="2016-04-23T16:30:00Z">
        <w:r w:rsidR="008C6A6B">
          <w:rPr>
            <w:rFonts w:asciiTheme="minorHAnsi" w:hAnsiTheme="minorHAnsi"/>
          </w:rPr>
          <w:t xml:space="preserve"> and </w:t>
        </w:r>
      </w:ins>
      <w:del w:id="183" w:author="Darin Dugan" w:date="2016-04-23T16:30:00Z">
        <w:r w:rsidRPr="001E4C93" w:rsidDel="008C6A6B">
          <w:rPr>
            <w:rFonts w:asciiTheme="minorHAnsi" w:hAnsiTheme="minorHAnsi"/>
          </w:rPr>
          <w:delText>/</w:delText>
        </w:r>
      </w:del>
      <w:r w:rsidRPr="001E4C93">
        <w:rPr>
          <w:rFonts w:asciiTheme="minorHAnsi" w:hAnsiTheme="minorHAnsi"/>
        </w:rPr>
        <w:t xml:space="preserve">pictures that </w:t>
      </w:r>
      <w:del w:id="184" w:author="Darin Dugan" w:date="2016-04-23T16:30:00Z">
        <w:r w:rsidRPr="001E4C93" w:rsidDel="008C6A6B">
          <w:rPr>
            <w:rFonts w:asciiTheme="minorHAnsi" w:hAnsiTheme="minorHAnsi"/>
          </w:rPr>
          <w:delText xml:space="preserve">can be </w:delText>
        </w:r>
      </w:del>
      <w:ins w:id="185" w:author="Darin Dugan" w:date="2016-04-23T16:30:00Z">
        <w:r w:rsidR="008C6A6B">
          <w:rPr>
            <w:rFonts w:asciiTheme="minorHAnsi" w:hAnsiTheme="minorHAnsi"/>
          </w:rPr>
          <w:t xml:space="preserve">were </w:t>
        </w:r>
      </w:ins>
      <w:r w:rsidRPr="001E4C93">
        <w:rPr>
          <w:rFonts w:asciiTheme="minorHAnsi" w:hAnsiTheme="minorHAnsi"/>
        </w:rPr>
        <w:t>used in our application to ensure that the provided photos me</w:t>
      </w:r>
      <w:del w:id="186" w:author="Darin Dugan" w:date="2016-04-23T16:30:00Z">
        <w:r w:rsidRPr="001E4C93" w:rsidDel="008C6A6B">
          <w:rPr>
            <w:rFonts w:asciiTheme="minorHAnsi" w:hAnsiTheme="minorHAnsi"/>
          </w:rPr>
          <w:delText>e</w:delText>
        </w:r>
      </w:del>
      <w:r w:rsidRPr="001E4C93">
        <w:rPr>
          <w:rFonts w:asciiTheme="minorHAnsi" w:hAnsiTheme="minorHAnsi"/>
        </w:rPr>
        <w:t xml:space="preserve">t necessary standards.  Some of the processing </w:t>
      </w:r>
      <w:ins w:id="187" w:author="Darin Dugan" w:date="2016-04-23T16:30:00Z">
        <w:r w:rsidR="008C6A6B">
          <w:rPr>
            <w:rFonts w:asciiTheme="minorHAnsi" w:hAnsiTheme="minorHAnsi"/>
          </w:rPr>
          <w:t xml:space="preserve">was </w:t>
        </w:r>
      </w:ins>
      <w:del w:id="188" w:author="Darin Dugan" w:date="2016-04-23T16:30:00Z">
        <w:r w:rsidRPr="001E4C93" w:rsidDel="008C6A6B">
          <w:rPr>
            <w:rFonts w:asciiTheme="minorHAnsi" w:hAnsiTheme="minorHAnsi"/>
          </w:rPr>
          <w:delText xml:space="preserve">will need to be </w:delText>
        </w:r>
      </w:del>
      <w:r w:rsidRPr="001E4C93">
        <w:rPr>
          <w:rFonts w:asciiTheme="minorHAnsi" w:hAnsiTheme="minorHAnsi"/>
        </w:rPr>
        <w:t xml:space="preserve">done on the </w:t>
      </w:r>
      <w:ins w:id="189" w:author="Darin Dugan" w:date="2016-04-23T16:30:00Z">
        <w:r w:rsidR="008C6A6B">
          <w:rPr>
            <w:rFonts w:asciiTheme="minorHAnsi" w:hAnsiTheme="minorHAnsi"/>
          </w:rPr>
          <w:t xml:space="preserve">user’s </w:t>
        </w:r>
      </w:ins>
      <w:r w:rsidRPr="001E4C93">
        <w:rPr>
          <w:rFonts w:asciiTheme="minorHAnsi" w:hAnsiTheme="minorHAnsi"/>
        </w:rPr>
        <w:t xml:space="preserve">device </w:t>
      </w:r>
      <w:ins w:id="190" w:author="Darin Dugan" w:date="2016-04-23T16:30:00Z">
        <w:r w:rsidR="008C6A6B">
          <w:rPr>
            <w:rFonts w:asciiTheme="minorHAnsi" w:hAnsiTheme="minorHAnsi"/>
          </w:rPr>
          <w:t xml:space="preserve">in order </w:t>
        </w:r>
      </w:ins>
      <w:del w:id="191" w:author="Darin Dugan" w:date="2016-04-23T16:30:00Z">
        <w:r w:rsidRPr="001E4C93" w:rsidDel="008C6A6B">
          <w:rPr>
            <w:rFonts w:asciiTheme="minorHAnsi" w:hAnsiTheme="minorHAnsi"/>
          </w:rPr>
          <w:delText xml:space="preserve">as </w:delText>
        </w:r>
      </w:del>
      <w:r w:rsidRPr="001E4C93">
        <w:rPr>
          <w:rFonts w:asciiTheme="minorHAnsi" w:hAnsiTheme="minorHAnsi"/>
        </w:rPr>
        <w:t xml:space="preserve">to prevent the server from receiving and processing too much of the required load.  </w:t>
      </w:r>
    </w:p>
    <w:p w14:paraId="34F23B07" w14:textId="0763E8A7" w:rsidR="00282B5E" w:rsidRDefault="008F3FEB" w:rsidP="005E6672">
      <w:pPr>
        <w:pStyle w:val="TextBody"/>
        <w:spacing w:line="276" w:lineRule="auto"/>
        <w:jc w:val="both"/>
        <w:rPr>
          <w:rFonts w:asciiTheme="minorHAnsi" w:hAnsiTheme="minorHAnsi"/>
        </w:rPr>
        <w:pPrChange w:id="192" w:author="Dugan, Nichole L" w:date="2016-04-24T12:06:00Z">
          <w:pPr>
            <w:pStyle w:val="TextBody"/>
            <w:numPr>
              <w:numId w:val="1"/>
            </w:numPr>
            <w:spacing w:line="276" w:lineRule="auto"/>
            <w:jc w:val="both"/>
          </w:pPr>
        </w:pPrChange>
      </w:pPr>
      <w:r w:rsidRPr="001E4C93">
        <w:rPr>
          <w:rFonts w:asciiTheme="minorHAnsi" w:hAnsiTheme="minorHAnsi"/>
        </w:rPr>
        <w:t xml:space="preserve">This </w:t>
      </w:r>
      <w:del w:id="193" w:author="Darin Dugan" w:date="2016-04-23T16:32:00Z">
        <w:r w:rsidRPr="001E4C93" w:rsidDel="008C6A6B">
          <w:rPr>
            <w:rFonts w:asciiTheme="minorHAnsi" w:hAnsiTheme="minorHAnsi"/>
          </w:rPr>
          <w:delText xml:space="preserve">will </w:delText>
        </w:r>
      </w:del>
      <w:r w:rsidRPr="001E4C93">
        <w:rPr>
          <w:rFonts w:asciiTheme="minorHAnsi" w:hAnsiTheme="minorHAnsi"/>
        </w:rPr>
        <w:t>require</w:t>
      </w:r>
      <w:ins w:id="194" w:author="Darin Dugan" w:date="2016-04-23T16:32:00Z">
        <w:r w:rsidR="008C6A6B">
          <w:rPr>
            <w:rFonts w:asciiTheme="minorHAnsi" w:hAnsiTheme="minorHAnsi"/>
          </w:rPr>
          <w:t>d</w:t>
        </w:r>
      </w:ins>
      <w:r w:rsidRPr="001E4C93">
        <w:rPr>
          <w:rFonts w:asciiTheme="minorHAnsi" w:hAnsiTheme="minorHAnsi"/>
        </w:rPr>
        <w:t xml:space="preserve"> us to include parts of our code in Android.  The specific version of Android that we </w:t>
      </w:r>
      <w:del w:id="195" w:author="Darin Dugan" w:date="2016-04-23T16:31:00Z">
        <w:r w:rsidRPr="001E4C93" w:rsidDel="008C6A6B">
          <w:rPr>
            <w:rFonts w:asciiTheme="minorHAnsi" w:hAnsiTheme="minorHAnsi"/>
          </w:rPr>
          <w:delText xml:space="preserve">will </w:delText>
        </w:r>
      </w:del>
      <w:r w:rsidRPr="001E4C93">
        <w:rPr>
          <w:rFonts w:asciiTheme="minorHAnsi" w:hAnsiTheme="minorHAnsi"/>
        </w:rPr>
        <w:t>use</w:t>
      </w:r>
      <w:ins w:id="196" w:author="Darin Dugan" w:date="2016-04-23T16:31:00Z">
        <w:r w:rsidR="008C6A6B">
          <w:rPr>
            <w:rFonts w:asciiTheme="minorHAnsi" w:hAnsiTheme="minorHAnsi"/>
          </w:rPr>
          <w:t>d</w:t>
        </w:r>
      </w:ins>
      <w:r w:rsidRPr="001E4C93">
        <w:rPr>
          <w:rFonts w:asciiTheme="minorHAnsi" w:hAnsiTheme="minorHAnsi"/>
        </w:rPr>
        <w:t xml:space="preserve"> </w:t>
      </w:r>
      <w:ins w:id="197" w:author="Darin Dugan" w:date="2016-04-23T16:31:00Z">
        <w:r w:rsidR="008C6A6B">
          <w:rPr>
            <w:rFonts w:asciiTheme="minorHAnsi" w:hAnsiTheme="minorHAnsi"/>
          </w:rPr>
          <w:t>wa</w:t>
        </w:r>
      </w:ins>
      <w:del w:id="198" w:author="Darin Dugan" w:date="2016-04-23T16:31:00Z">
        <w:r w:rsidRPr="001E4C93" w:rsidDel="008C6A6B">
          <w:rPr>
            <w:rFonts w:asciiTheme="minorHAnsi" w:hAnsiTheme="minorHAnsi"/>
          </w:rPr>
          <w:delText>i</w:delText>
        </w:r>
      </w:del>
      <w:r w:rsidRPr="001E4C93">
        <w:rPr>
          <w:rFonts w:asciiTheme="minorHAnsi" w:hAnsiTheme="minorHAnsi"/>
        </w:rPr>
        <w:t>s</w:t>
      </w:r>
      <w:del w:id="199" w:author="Darin Dugan" w:date="2016-04-23T16:31:00Z">
        <w:r w:rsidRPr="001E4C93" w:rsidDel="008C6A6B">
          <w:rPr>
            <w:rFonts w:asciiTheme="minorHAnsi" w:hAnsiTheme="minorHAnsi"/>
          </w:rPr>
          <w:delText>:</w:delText>
        </w:r>
      </w:del>
      <w:r w:rsidRPr="001E4C93">
        <w:rPr>
          <w:rFonts w:asciiTheme="minorHAnsi" w:hAnsiTheme="minorHAnsi"/>
        </w:rPr>
        <w:t xml:space="preserve"> 5.0.1</w:t>
      </w:r>
      <w:ins w:id="200" w:author="Darin Dugan" w:date="2016-04-23T16:31:00Z">
        <w:r w:rsidR="008C6A6B">
          <w:rPr>
            <w:rFonts w:asciiTheme="minorHAnsi" w:hAnsiTheme="minorHAnsi"/>
          </w:rPr>
          <w:t xml:space="preserve"> running on </w:t>
        </w:r>
      </w:ins>
      <w:del w:id="201" w:author="Darin Dugan" w:date="2016-04-23T16:31:00Z">
        <w:r w:rsidRPr="001E4C93" w:rsidDel="008C6A6B">
          <w:rPr>
            <w:rFonts w:asciiTheme="minorHAnsi" w:hAnsiTheme="minorHAnsi"/>
          </w:rPr>
          <w:delText xml:space="preserve">.  This will specifically run on </w:delText>
        </w:r>
      </w:del>
      <w:r w:rsidRPr="001E4C93">
        <w:rPr>
          <w:rFonts w:asciiTheme="minorHAnsi" w:hAnsiTheme="minorHAnsi"/>
        </w:rPr>
        <w:t xml:space="preserve">an HTC One.  It may run on other phones as well, but due to the scope of the project we </w:t>
      </w:r>
      <w:ins w:id="202" w:author="Darin Dugan" w:date="2016-04-23T16:31:00Z">
        <w:r w:rsidR="008C6A6B">
          <w:rPr>
            <w:rFonts w:asciiTheme="minorHAnsi" w:hAnsiTheme="minorHAnsi"/>
          </w:rPr>
          <w:t xml:space="preserve">limited </w:t>
        </w:r>
      </w:ins>
      <w:ins w:id="203" w:author="Darin Dugan" w:date="2016-04-23T16:32:00Z">
        <w:r w:rsidR="008C6A6B">
          <w:rPr>
            <w:rFonts w:asciiTheme="minorHAnsi" w:hAnsiTheme="minorHAnsi"/>
          </w:rPr>
          <w:t xml:space="preserve">development and </w:t>
        </w:r>
      </w:ins>
      <w:ins w:id="204" w:author="Darin Dugan" w:date="2016-04-23T16:31:00Z">
        <w:r w:rsidR="008C6A6B">
          <w:rPr>
            <w:rFonts w:asciiTheme="minorHAnsi" w:hAnsiTheme="minorHAnsi"/>
          </w:rPr>
          <w:t>testing to a single Android version and device</w:t>
        </w:r>
      </w:ins>
      <w:del w:id="205" w:author="Darin Dugan" w:date="2016-04-23T16:31:00Z">
        <w:r w:rsidRPr="001E4C93" w:rsidDel="008C6A6B">
          <w:rPr>
            <w:rFonts w:asciiTheme="minorHAnsi" w:hAnsiTheme="minorHAnsi"/>
          </w:rPr>
          <w:delText>aim to ensure that it at least works on an HTC One</w:delText>
        </w:r>
      </w:del>
      <w:r w:rsidRPr="001E4C93">
        <w:rPr>
          <w:rFonts w:asciiTheme="minorHAnsi" w:hAnsiTheme="minorHAnsi"/>
        </w:rPr>
        <w:t xml:space="preserve">.  Other applications </w:t>
      </w:r>
      <w:del w:id="206" w:author="Darin Dugan" w:date="2016-04-23T16:32:00Z">
        <w:r w:rsidRPr="001E4C93" w:rsidDel="008C6A6B">
          <w:rPr>
            <w:rFonts w:asciiTheme="minorHAnsi" w:hAnsiTheme="minorHAnsi"/>
          </w:rPr>
          <w:delText xml:space="preserve">may </w:delText>
        </w:r>
      </w:del>
      <w:ins w:id="207" w:author="Darin Dugan" w:date="2016-04-23T16:32:00Z">
        <w:r w:rsidR="008C6A6B">
          <w:rPr>
            <w:rFonts w:asciiTheme="minorHAnsi" w:hAnsiTheme="minorHAnsi"/>
          </w:rPr>
          <w:t xml:space="preserve">could </w:t>
        </w:r>
      </w:ins>
      <w:r w:rsidRPr="001E4C93">
        <w:rPr>
          <w:rFonts w:asciiTheme="minorHAnsi" w:hAnsiTheme="minorHAnsi"/>
        </w:rPr>
        <w:t>be developed to ensure access by as many users as possible.  An Android phone was chosen for the convenience of having a device we already own that takes pictures</w:t>
      </w:r>
      <w:del w:id="208" w:author="Darin Dugan" w:date="2016-04-23T16:33:00Z">
        <w:r w:rsidRPr="001E4C93" w:rsidDel="008C6A6B">
          <w:rPr>
            <w:rFonts w:asciiTheme="minorHAnsi" w:hAnsiTheme="minorHAnsi"/>
          </w:rPr>
          <w:delText>/</w:delText>
        </w:r>
      </w:del>
      <w:ins w:id="209" w:author="Darin Dugan" w:date="2016-04-23T16:33:00Z">
        <w:r w:rsidR="008C6A6B">
          <w:rPr>
            <w:rFonts w:asciiTheme="minorHAnsi" w:hAnsiTheme="minorHAnsi"/>
          </w:rPr>
          <w:t xml:space="preserve"> and </w:t>
        </w:r>
      </w:ins>
      <w:r w:rsidRPr="001E4C93">
        <w:rPr>
          <w:rFonts w:asciiTheme="minorHAnsi" w:hAnsiTheme="minorHAnsi"/>
        </w:rPr>
        <w:t>video</w:t>
      </w:r>
      <w:ins w:id="210" w:author="Darin Dugan" w:date="2016-04-23T16:33:00Z">
        <w:r w:rsidR="008C6A6B">
          <w:rPr>
            <w:rFonts w:asciiTheme="minorHAnsi" w:hAnsiTheme="minorHAnsi"/>
          </w:rPr>
          <w:t>,</w:t>
        </w:r>
      </w:ins>
      <w:r w:rsidRPr="001E4C93">
        <w:rPr>
          <w:rFonts w:asciiTheme="minorHAnsi" w:hAnsiTheme="minorHAnsi"/>
        </w:rPr>
        <w:t xml:space="preserve"> and has a connection to the Internet.  We felt that many of our customers would have a similar device and that they would be able to use the product.</w:t>
      </w:r>
    </w:p>
    <w:p w14:paraId="77BFD1AB" w14:textId="77777777" w:rsidR="005E6672" w:rsidRPr="006E39D4" w:rsidRDefault="005E6672" w:rsidP="005E6672">
      <w:pPr>
        <w:pStyle w:val="Heading1"/>
        <w:spacing w:line="276" w:lineRule="auto"/>
        <w:jc w:val="both"/>
        <w:rPr>
          <w:rFonts w:asciiTheme="minorHAnsi" w:hAnsiTheme="minorHAnsi"/>
        </w:rPr>
      </w:pPr>
      <w:r w:rsidRPr="006E39D4">
        <w:rPr>
          <w:rFonts w:asciiTheme="minorHAnsi" w:hAnsiTheme="minorHAnsi"/>
        </w:rPr>
        <w:t>Additional Tools</w:t>
      </w:r>
    </w:p>
    <w:p w14:paraId="14DB95CB" w14:textId="77777777" w:rsidR="005E6672" w:rsidRDefault="005E6672" w:rsidP="005E6672">
      <w:pPr>
        <w:pStyle w:val="TextBody"/>
        <w:numPr>
          <w:ilvl w:val="0"/>
          <w:numId w:val="1"/>
        </w:numPr>
        <w:spacing w:line="276" w:lineRule="auto"/>
        <w:ind w:left="0" w:firstLine="0"/>
        <w:jc w:val="both"/>
        <w:rPr>
          <w:rFonts w:asciiTheme="minorHAnsi" w:hAnsiTheme="minorHAnsi"/>
        </w:rPr>
      </w:pPr>
      <w:r>
        <w:rPr>
          <w:rFonts w:asciiTheme="minorHAnsi" w:hAnsiTheme="minorHAnsi"/>
        </w:rPr>
        <w:t xml:space="preserve">In addition to the software requirements and tools listed above, our team </w:t>
      </w:r>
      <w:del w:id="211" w:author="Darin Dugan" w:date="2016-04-23T17:12:00Z">
        <w:r w:rsidDel="00CD31F8">
          <w:rPr>
            <w:rFonts w:asciiTheme="minorHAnsi" w:hAnsiTheme="minorHAnsi"/>
          </w:rPr>
          <w:delText xml:space="preserve">will </w:delText>
        </w:r>
      </w:del>
      <w:r>
        <w:rPr>
          <w:rFonts w:asciiTheme="minorHAnsi" w:hAnsiTheme="minorHAnsi"/>
        </w:rPr>
        <w:t>utilize</w:t>
      </w:r>
      <w:ins w:id="212" w:author="Darin Dugan" w:date="2016-04-23T17:12:00Z">
        <w:r>
          <w:rPr>
            <w:rFonts w:asciiTheme="minorHAnsi" w:hAnsiTheme="minorHAnsi"/>
          </w:rPr>
          <w:t>d</w:t>
        </w:r>
      </w:ins>
      <w:r>
        <w:rPr>
          <w:rFonts w:asciiTheme="minorHAnsi" w:hAnsiTheme="minorHAnsi"/>
        </w:rPr>
        <w:t xml:space="preserve"> a few other tools to assist with project management and development.</w:t>
      </w:r>
    </w:p>
    <w:p w14:paraId="470E4C36" w14:textId="77777777" w:rsidR="005E6672" w:rsidRDefault="005E6672" w:rsidP="005E6672">
      <w:pPr>
        <w:pStyle w:val="TextBody"/>
        <w:numPr>
          <w:ilvl w:val="0"/>
          <w:numId w:val="1"/>
        </w:numPr>
        <w:spacing w:line="276" w:lineRule="auto"/>
        <w:ind w:left="0" w:firstLine="0"/>
        <w:jc w:val="both"/>
        <w:rPr>
          <w:rFonts w:asciiTheme="minorHAnsi" w:hAnsiTheme="minorHAnsi"/>
        </w:rPr>
      </w:pPr>
      <w:r>
        <w:rPr>
          <w:rFonts w:asciiTheme="minorHAnsi" w:hAnsiTheme="minorHAnsi"/>
        </w:rPr>
        <w:t>GitHub w</w:t>
      </w:r>
      <w:ins w:id="213" w:author="Darin Dugan" w:date="2016-04-23T17:12:00Z">
        <w:r>
          <w:rPr>
            <w:rFonts w:asciiTheme="minorHAnsi" w:hAnsiTheme="minorHAnsi"/>
          </w:rPr>
          <w:t>as</w:t>
        </w:r>
      </w:ins>
      <w:del w:id="214" w:author="Darin Dugan" w:date="2016-04-23T17:12:00Z">
        <w:r w:rsidDel="00CD31F8">
          <w:rPr>
            <w:rFonts w:asciiTheme="minorHAnsi" w:hAnsiTheme="minorHAnsi"/>
          </w:rPr>
          <w:delText>ill</w:delText>
        </w:r>
      </w:del>
      <w:r>
        <w:rPr>
          <w:rFonts w:asciiTheme="minorHAnsi" w:hAnsiTheme="minorHAnsi"/>
        </w:rPr>
        <w:t xml:space="preserve"> </w:t>
      </w:r>
      <w:del w:id="215" w:author="Darin Dugan" w:date="2016-04-23T17:12:00Z">
        <w:r w:rsidDel="00CD31F8">
          <w:rPr>
            <w:rFonts w:asciiTheme="minorHAnsi" w:hAnsiTheme="minorHAnsi"/>
          </w:rPr>
          <w:delText xml:space="preserve">be </w:delText>
        </w:r>
      </w:del>
      <w:r>
        <w:rPr>
          <w:rFonts w:asciiTheme="minorHAnsi" w:hAnsiTheme="minorHAnsi"/>
        </w:rPr>
        <w:t xml:space="preserve">used for version control. All documents, presentations, and source code </w:t>
      </w:r>
      <w:del w:id="216" w:author="Darin Dugan" w:date="2016-04-23T17:13:00Z">
        <w:r w:rsidDel="00CD31F8">
          <w:rPr>
            <w:rFonts w:asciiTheme="minorHAnsi" w:hAnsiTheme="minorHAnsi"/>
          </w:rPr>
          <w:delText xml:space="preserve">will </w:delText>
        </w:r>
      </w:del>
      <w:ins w:id="217" w:author="Darin Dugan" w:date="2016-04-23T17:13:00Z">
        <w:r>
          <w:rPr>
            <w:rFonts w:asciiTheme="minorHAnsi" w:hAnsiTheme="minorHAnsi"/>
          </w:rPr>
          <w:t>were</w:t>
        </w:r>
      </w:ins>
      <w:del w:id="218" w:author="Darin Dugan" w:date="2016-04-23T17:13:00Z">
        <w:r w:rsidDel="00CD31F8">
          <w:rPr>
            <w:rFonts w:asciiTheme="minorHAnsi" w:hAnsiTheme="minorHAnsi"/>
          </w:rPr>
          <w:delText>be</w:delText>
        </w:r>
      </w:del>
      <w:r>
        <w:rPr>
          <w:rFonts w:asciiTheme="minorHAnsi" w:hAnsiTheme="minorHAnsi"/>
        </w:rPr>
        <w:t xml:space="preserve"> maintained by version control. This ensure</w:t>
      </w:r>
      <w:ins w:id="219" w:author="Darin Dugan" w:date="2016-04-23T17:13:00Z">
        <w:r>
          <w:rPr>
            <w:rFonts w:asciiTheme="minorHAnsi" w:hAnsiTheme="minorHAnsi"/>
          </w:rPr>
          <w:t>d</w:t>
        </w:r>
      </w:ins>
      <w:del w:id="220" w:author="Darin Dugan" w:date="2016-04-23T17:13:00Z">
        <w:r w:rsidDel="00CD31F8">
          <w:rPr>
            <w:rFonts w:asciiTheme="minorHAnsi" w:hAnsiTheme="minorHAnsi"/>
          </w:rPr>
          <w:delText xml:space="preserve">s </w:delText>
        </w:r>
      </w:del>
      <w:ins w:id="221" w:author="Darin Dugan" w:date="2016-04-23T17:13:00Z">
        <w:r>
          <w:rPr>
            <w:rFonts w:asciiTheme="minorHAnsi" w:hAnsiTheme="minorHAnsi"/>
          </w:rPr>
          <w:t xml:space="preserve"> efficient </w:t>
        </w:r>
      </w:ins>
      <w:r>
        <w:rPr>
          <w:rFonts w:asciiTheme="minorHAnsi" w:hAnsiTheme="minorHAnsi"/>
        </w:rPr>
        <w:t xml:space="preserve">collaboration </w:t>
      </w:r>
      <w:ins w:id="222" w:author="Darin Dugan" w:date="2016-04-23T17:13:00Z">
        <w:r>
          <w:rPr>
            <w:rFonts w:asciiTheme="minorHAnsi" w:hAnsiTheme="minorHAnsi"/>
          </w:rPr>
          <w:t xml:space="preserve">among </w:t>
        </w:r>
      </w:ins>
      <w:del w:id="223" w:author="Darin Dugan" w:date="2016-04-23T17:13:00Z">
        <w:r w:rsidDel="00CD31F8">
          <w:rPr>
            <w:rFonts w:asciiTheme="minorHAnsi" w:hAnsiTheme="minorHAnsi"/>
          </w:rPr>
          <w:delText xml:space="preserve">between </w:delText>
        </w:r>
      </w:del>
      <w:r>
        <w:rPr>
          <w:rFonts w:asciiTheme="minorHAnsi" w:hAnsiTheme="minorHAnsi"/>
        </w:rPr>
        <w:t xml:space="preserve">team members </w:t>
      </w:r>
      <w:del w:id="224" w:author="Darin Dugan" w:date="2016-04-23T17:13:00Z">
        <w:r w:rsidDel="00CD31F8">
          <w:rPr>
            <w:rFonts w:asciiTheme="minorHAnsi" w:hAnsiTheme="minorHAnsi"/>
          </w:rPr>
          <w:delText xml:space="preserve">is done efficiently as possible </w:delText>
        </w:r>
      </w:del>
      <w:r>
        <w:rPr>
          <w:rFonts w:asciiTheme="minorHAnsi" w:hAnsiTheme="minorHAnsi"/>
        </w:rPr>
        <w:t xml:space="preserve">and that all members </w:t>
      </w:r>
      <w:del w:id="225" w:author="Darin Dugan" w:date="2016-04-23T17:13:00Z">
        <w:r w:rsidDel="00CD31F8">
          <w:rPr>
            <w:rFonts w:asciiTheme="minorHAnsi" w:hAnsiTheme="minorHAnsi"/>
          </w:rPr>
          <w:delText xml:space="preserve">of the team can </w:delText>
        </w:r>
      </w:del>
      <w:ins w:id="226" w:author="Darin Dugan" w:date="2016-04-23T17:13:00Z">
        <w:r>
          <w:rPr>
            <w:rFonts w:asciiTheme="minorHAnsi" w:hAnsiTheme="minorHAnsi"/>
          </w:rPr>
          <w:t xml:space="preserve">could </w:t>
        </w:r>
      </w:ins>
      <w:r>
        <w:rPr>
          <w:rFonts w:asciiTheme="minorHAnsi" w:hAnsiTheme="minorHAnsi"/>
        </w:rPr>
        <w:t>participate by adding their changes easily.</w:t>
      </w:r>
    </w:p>
    <w:p w14:paraId="0A8E87B1" w14:textId="77777777" w:rsidR="005E6672" w:rsidRDefault="005E6672" w:rsidP="005E6672">
      <w:pPr>
        <w:pStyle w:val="TextBody"/>
        <w:numPr>
          <w:ilvl w:val="0"/>
          <w:numId w:val="1"/>
        </w:numPr>
        <w:spacing w:line="276" w:lineRule="auto"/>
        <w:ind w:left="0" w:firstLine="0"/>
        <w:jc w:val="both"/>
        <w:rPr>
          <w:rFonts w:asciiTheme="minorHAnsi" w:hAnsiTheme="minorHAnsi"/>
        </w:rPr>
      </w:pPr>
      <w:r>
        <w:rPr>
          <w:rFonts w:asciiTheme="minorHAnsi" w:hAnsiTheme="minorHAnsi"/>
        </w:rPr>
        <w:lastRenderedPageBreak/>
        <w:t>Microsoft Office w</w:t>
      </w:r>
      <w:ins w:id="227" w:author="Darin Dugan" w:date="2016-04-23T17:13:00Z">
        <w:r>
          <w:rPr>
            <w:rFonts w:asciiTheme="minorHAnsi" w:hAnsiTheme="minorHAnsi"/>
          </w:rPr>
          <w:t>as</w:t>
        </w:r>
      </w:ins>
      <w:del w:id="228" w:author="Darin Dugan" w:date="2016-04-23T17:13:00Z">
        <w:r w:rsidDel="00CD31F8">
          <w:rPr>
            <w:rFonts w:asciiTheme="minorHAnsi" w:hAnsiTheme="minorHAnsi"/>
          </w:rPr>
          <w:delText>ill be</w:delText>
        </w:r>
      </w:del>
      <w:r>
        <w:rPr>
          <w:rFonts w:asciiTheme="minorHAnsi" w:hAnsiTheme="minorHAnsi"/>
        </w:rPr>
        <w:t xml:space="preserve"> used for developing project papers and presentations. All members of the team had access to the Microsoft Office suite by virtue of being Iowa State students. Word is also a</w:t>
      </w:r>
      <w:ins w:id="229" w:author="Darin Dugan" w:date="2016-04-23T17:14:00Z">
        <w:r>
          <w:rPr>
            <w:rFonts w:asciiTheme="minorHAnsi" w:hAnsiTheme="minorHAnsi"/>
          </w:rPr>
          <w:t>n established</w:t>
        </w:r>
      </w:ins>
      <w:r>
        <w:rPr>
          <w:rFonts w:asciiTheme="minorHAnsi" w:hAnsiTheme="minorHAnsi"/>
        </w:rPr>
        <w:t xml:space="preserve"> standard for </w:t>
      </w:r>
      <w:ins w:id="230" w:author="Darin Dugan" w:date="2016-04-23T17:14:00Z">
        <w:r>
          <w:rPr>
            <w:rFonts w:asciiTheme="minorHAnsi" w:hAnsiTheme="minorHAnsi"/>
          </w:rPr>
          <w:t xml:space="preserve">document </w:t>
        </w:r>
      </w:ins>
      <w:r>
        <w:rPr>
          <w:rFonts w:asciiTheme="minorHAnsi" w:hAnsiTheme="minorHAnsi"/>
        </w:rPr>
        <w:t xml:space="preserve">writing </w:t>
      </w:r>
      <w:del w:id="231" w:author="Darin Dugan" w:date="2016-04-23T17:14:00Z">
        <w:r w:rsidDel="00CD31F8">
          <w:rPr>
            <w:rFonts w:asciiTheme="minorHAnsi" w:hAnsiTheme="minorHAnsi"/>
          </w:rPr>
          <w:delText xml:space="preserve">of documents </w:delText>
        </w:r>
      </w:del>
      <w:r>
        <w:rPr>
          <w:rFonts w:asciiTheme="minorHAnsi" w:hAnsiTheme="minorHAnsi"/>
        </w:rPr>
        <w:t>in most environments.</w:t>
      </w:r>
      <w:del w:id="232" w:author="Darin Dugan" w:date="2016-04-23T17:14:00Z">
        <w:r w:rsidDel="00CD31F8">
          <w:rPr>
            <w:rFonts w:asciiTheme="minorHAnsi" w:hAnsiTheme="minorHAnsi"/>
          </w:rPr>
          <w:delText xml:space="preserve"> </w:delText>
        </w:r>
      </w:del>
    </w:p>
    <w:p w14:paraId="4F4439A2" w14:textId="446D22F6" w:rsidR="005E6672" w:rsidRPr="005E6672" w:rsidDel="005E6672" w:rsidRDefault="005E6672" w:rsidP="005E6672">
      <w:pPr>
        <w:pStyle w:val="TextBody"/>
        <w:numPr>
          <w:ilvl w:val="0"/>
          <w:numId w:val="1"/>
        </w:numPr>
        <w:spacing w:line="276" w:lineRule="auto"/>
        <w:ind w:left="0" w:firstLine="0"/>
        <w:jc w:val="both"/>
        <w:rPr>
          <w:del w:id="233" w:author="Dugan, Nichole L" w:date="2016-04-24T12:06:00Z"/>
          <w:rFonts w:asciiTheme="minorHAnsi" w:hAnsiTheme="minorHAnsi"/>
        </w:rPr>
      </w:pPr>
      <w:r>
        <w:rPr>
          <w:rFonts w:asciiTheme="minorHAnsi" w:hAnsiTheme="minorHAnsi"/>
        </w:rPr>
        <w:t>Project deadlines and issues w</w:t>
      </w:r>
      <w:ins w:id="234" w:author="Darin Dugan" w:date="2016-04-23T17:14:00Z">
        <w:r>
          <w:rPr>
            <w:rFonts w:asciiTheme="minorHAnsi" w:hAnsiTheme="minorHAnsi"/>
          </w:rPr>
          <w:t>ere</w:t>
        </w:r>
      </w:ins>
      <w:del w:id="235" w:author="Darin Dugan" w:date="2016-04-23T17:14:00Z">
        <w:r w:rsidDel="00CD31F8">
          <w:rPr>
            <w:rFonts w:asciiTheme="minorHAnsi" w:hAnsiTheme="minorHAnsi"/>
          </w:rPr>
          <w:delText>ill be</w:delText>
        </w:r>
      </w:del>
      <w:r>
        <w:rPr>
          <w:rFonts w:asciiTheme="minorHAnsi" w:hAnsiTheme="minorHAnsi"/>
        </w:rPr>
        <w:t xml:space="preserve"> tracked in Yodiz, a web-based project management tool. This allow</w:t>
      </w:r>
      <w:ins w:id="236" w:author="Darin Dugan" w:date="2016-04-23T17:14:00Z">
        <w:r>
          <w:rPr>
            <w:rFonts w:asciiTheme="minorHAnsi" w:hAnsiTheme="minorHAnsi"/>
          </w:rPr>
          <w:t>ed</w:t>
        </w:r>
      </w:ins>
      <w:del w:id="237" w:author="Darin Dugan" w:date="2016-04-23T17:14:00Z">
        <w:r w:rsidDel="00CD31F8">
          <w:rPr>
            <w:rFonts w:asciiTheme="minorHAnsi" w:hAnsiTheme="minorHAnsi"/>
          </w:rPr>
          <w:delText>s</w:delText>
        </w:r>
      </w:del>
      <w:r>
        <w:rPr>
          <w:rFonts w:asciiTheme="minorHAnsi" w:hAnsiTheme="minorHAnsi"/>
        </w:rPr>
        <w:t xml:space="preserve"> the team to assign specific tasks to each member of the group and ensure that deadlines </w:t>
      </w:r>
      <w:del w:id="238" w:author="Darin Dugan" w:date="2016-04-23T17:14:00Z">
        <w:r w:rsidDel="00CD31F8">
          <w:rPr>
            <w:rFonts w:asciiTheme="minorHAnsi" w:hAnsiTheme="minorHAnsi"/>
          </w:rPr>
          <w:delText xml:space="preserve">are </w:delText>
        </w:r>
      </w:del>
      <w:ins w:id="239" w:author="Darin Dugan" w:date="2016-04-23T17:14:00Z">
        <w:r>
          <w:rPr>
            <w:rFonts w:asciiTheme="minorHAnsi" w:hAnsiTheme="minorHAnsi"/>
          </w:rPr>
          <w:t xml:space="preserve">were </w:t>
        </w:r>
      </w:ins>
      <w:r>
        <w:rPr>
          <w:rFonts w:asciiTheme="minorHAnsi" w:hAnsiTheme="minorHAnsi"/>
        </w:rPr>
        <w:t xml:space="preserve">met. </w:t>
      </w:r>
    </w:p>
    <w:p w14:paraId="4BCF5408" w14:textId="17C47FCF" w:rsidR="00282B5E" w:rsidRPr="001E4C93" w:rsidDel="005E6672" w:rsidRDefault="008F3FEB" w:rsidP="005E6672">
      <w:pPr>
        <w:pStyle w:val="Heading1"/>
        <w:numPr>
          <w:ilvl w:val="0"/>
          <w:numId w:val="0"/>
        </w:numPr>
        <w:spacing w:line="276" w:lineRule="auto"/>
        <w:jc w:val="both"/>
        <w:rPr>
          <w:del w:id="240" w:author="Dugan, Nichole L" w:date="2016-04-24T12:06:00Z"/>
          <w:rFonts w:asciiTheme="minorHAnsi" w:hAnsiTheme="minorHAnsi"/>
        </w:rPr>
        <w:pPrChange w:id="241" w:author="Dugan, Nichole L" w:date="2016-04-24T12:06:00Z">
          <w:pPr>
            <w:pStyle w:val="Heading1"/>
            <w:spacing w:line="276" w:lineRule="auto"/>
            <w:jc w:val="both"/>
          </w:pPr>
        </w:pPrChange>
      </w:pPr>
      <w:del w:id="242" w:author="Dugan, Nichole L" w:date="2016-04-24T12:06:00Z">
        <w:r w:rsidRPr="001E4C93" w:rsidDel="005E6672">
          <w:rPr>
            <w:rFonts w:asciiTheme="minorHAnsi" w:hAnsiTheme="minorHAnsi"/>
          </w:rPr>
          <w:delText>Evaluation</w:delText>
        </w:r>
      </w:del>
    </w:p>
    <w:p w14:paraId="6BD7A499" w14:textId="2BDA617E" w:rsidR="00282B5E" w:rsidRPr="001E4C93" w:rsidDel="005E6672" w:rsidRDefault="008F3FEB" w:rsidP="005E6672">
      <w:pPr>
        <w:pStyle w:val="TextBody"/>
        <w:spacing w:line="276" w:lineRule="auto"/>
        <w:jc w:val="both"/>
        <w:rPr>
          <w:del w:id="243" w:author="Dugan, Nichole L" w:date="2016-04-24T12:06:00Z"/>
          <w:rFonts w:asciiTheme="minorHAnsi" w:hAnsiTheme="minorHAnsi"/>
        </w:rPr>
        <w:pPrChange w:id="244" w:author="Dugan, Nichole L" w:date="2016-04-24T12:06:00Z">
          <w:pPr>
            <w:pStyle w:val="TextBody"/>
            <w:numPr>
              <w:numId w:val="1"/>
            </w:numPr>
            <w:spacing w:line="276" w:lineRule="auto"/>
            <w:jc w:val="both"/>
          </w:pPr>
        </w:pPrChange>
      </w:pPr>
      <w:del w:id="245" w:author="Dugan, Nichole L" w:date="2016-04-24T12:06:00Z">
        <w:r w:rsidRPr="001E4C93" w:rsidDel="005E6672">
          <w:rPr>
            <w:rFonts w:asciiTheme="minorHAnsi" w:hAnsiTheme="minorHAnsi"/>
          </w:rPr>
          <w:delText>To successfully complete our project, testing will need</w:delText>
        </w:r>
      </w:del>
      <w:ins w:id="246" w:author="Darin Dugan" w:date="2016-04-23T16:36:00Z">
        <w:del w:id="247" w:author="Dugan, Nichole L" w:date="2016-04-24T12:06:00Z">
          <w:r w:rsidR="008C6A6B" w:rsidDel="005E6672">
            <w:rPr>
              <w:rFonts w:asciiTheme="minorHAnsi" w:hAnsiTheme="minorHAnsi"/>
            </w:rPr>
            <w:delText>ed</w:delText>
          </w:r>
        </w:del>
      </w:ins>
      <w:del w:id="248" w:author="Dugan, Nichole L" w:date="2016-04-24T12:06:00Z">
        <w:r w:rsidRPr="001E4C93" w:rsidDel="005E6672">
          <w:rPr>
            <w:rFonts w:asciiTheme="minorHAnsi" w:hAnsiTheme="minorHAnsi"/>
          </w:rPr>
          <w:delText xml:space="preserve"> to be performed.  This testing will initially consist</w:delText>
        </w:r>
      </w:del>
      <w:ins w:id="249" w:author="Darin Dugan" w:date="2016-04-23T16:36:00Z">
        <w:del w:id="250" w:author="Dugan, Nichole L" w:date="2016-04-24T12:06:00Z">
          <w:r w:rsidR="008C6A6B" w:rsidDel="005E6672">
            <w:rPr>
              <w:rFonts w:asciiTheme="minorHAnsi" w:hAnsiTheme="minorHAnsi"/>
            </w:rPr>
            <w:delText>ed</w:delText>
          </w:r>
        </w:del>
      </w:ins>
      <w:del w:id="251" w:author="Dugan, Nichole L" w:date="2016-04-24T12:06:00Z">
        <w:r w:rsidRPr="001E4C93" w:rsidDel="005E6672">
          <w:rPr>
            <w:rFonts w:asciiTheme="minorHAnsi" w:hAnsiTheme="minorHAnsi"/>
          </w:rPr>
          <w:delText xml:space="preserve"> of a smoke test </w:delText>
        </w:r>
      </w:del>
      <w:ins w:id="252" w:author="Darin Dugan" w:date="2016-04-23T16:36:00Z">
        <w:del w:id="253" w:author="Dugan, Nichole L" w:date="2016-04-24T12:06:00Z">
          <w:r w:rsidR="008C6A6B" w:rsidDel="005E6672">
            <w:rPr>
              <w:rFonts w:asciiTheme="minorHAnsi" w:hAnsiTheme="minorHAnsi"/>
            </w:rPr>
            <w:delText xml:space="preserve">to assess </w:delText>
          </w:r>
        </w:del>
      </w:ins>
      <w:del w:id="254" w:author="Dugan, Nichole L" w:date="2016-04-24T12:06:00Z">
        <w:r w:rsidRPr="001E4C93" w:rsidDel="005E6672">
          <w:rPr>
            <w:rFonts w:asciiTheme="minorHAnsi" w:hAnsiTheme="minorHAnsi"/>
          </w:rPr>
          <w:delText xml:space="preserve">which will test the primary features of the application.  This will be </w:delText>
        </w:r>
      </w:del>
      <w:ins w:id="255" w:author="Darin Dugan" w:date="2016-04-23T16:36:00Z">
        <w:del w:id="256" w:author="Dugan, Nichole L" w:date="2016-04-24T12:06:00Z">
          <w:r w:rsidR="008C6A6B" w:rsidDel="005E6672">
            <w:rPr>
              <w:rFonts w:asciiTheme="minorHAnsi" w:hAnsiTheme="minorHAnsi"/>
            </w:rPr>
            <w:delText xml:space="preserve">was then </w:delText>
          </w:r>
        </w:del>
      </w:ins>
      <w:del w:id="257" w:author="Dugan, Nichole L" w:date="2016-04-24T12:06:00Z">
        <w:r w:rsidRPr="001E4C93" w:rsidDel="005E6672">
          <w:rPr>
            <w:rFonts w:asciiTheme="minorHAnsi" w:hAnsiTheme="minorHAnsi"/>
          </w:rPr>
          <w:delText>followed by a regression test and finally a load test.</w:delText>
        </w:r>
      </w:del>
    </w:p>
    <w:p w14:paraId="4AD27EC9" w14:textId="32948FCE" w:rsidR="00282B5E" w:rsidRPr="001E4C93" w:rsidDel="005E6672" w:rsidRDefault="006D3118" w:rsidP="005E6672">
      <w:pPr>
        <w:pStyle w:val="Heading1"/>
        <w:numPr>
          <w:ilvl w:val="0"/>
          <w:numId w:val="0"/>
        </w:numPr>
        <w:spacing w:line="276" w:lineRule="auto"/>
        <w:jc w:val="both"/>
        <w:rPr>
          <w:del w:id="258" w:author="Dugan, Nichole L" w:date="2016-04-24T12:06:00Z"/>
          <w:rFonts w:asciiTheme="minorHAnsi" w:hAnsiTheme="minorHAnsi"/>
        </w:rPr>
        <w:pPrChange w:id="259" w:author="Dugan, Nichole L" w:date="2016-04-24T12:06:00Z">
          <w:pPr>
            <w:pStyle w:val="Heading1"/>
            <w:spacing w:line="276" w:lineRule="auto"/>
            <w:jc w:val="both"/>
          </w:pPr>
        </w:pPrChange>
      </w:pPr>
      <w:del w:id="260" w:author="Dugan, Nichole L" w:date="2016-04-24T12:06:00Z">
        <w:r w:rsidDel="005E6672">
          <w:rPr>
            <w:rFonts w:asciiTheme="minorHAnsi" w:hAnsiTheme="minorHAnsi"/>
          </w:rPr>
          <w:delText>Test Plan</w:delText>
        </w:r>
      </w:del>
    </w:p>
    <w:p w14:paraId="0856D2F1" w14:textId="29C4F8E9" w:rsidR="00282B5E" w:rsidRPr="001E4C93" w:rsidDel="005E6672" w:rsidRDefault="008F3FEB" w:rsidP="005E6672">
      <w:pPr>
        <w:pStyle w:val="TextBody"/>
        <w:spacing w:line="276" w:lineRule="auto"/>
        <w:jc w:val="both"/>
        <w:rPr>
          <w:del w:id="261" w:author="Dugan, Nichole L" w:date="2016-04-24T12:06:00Z"/>
          <w:rFonts w:asciiTheme="minorHAnsi" w:hAnsiTheme="minorHAnsi"/>
        </w:rPr>
        <w:pPrChange w:id="262" w:author="Dugan, Nichole L" w:date="2016-04-24T12:06:00Z">
          <w:pPr>
            <w:pStyle w:val="TextBody"/>
            <w:numPr>
              <w:numId w:val="1"/>
            </w:numPr>
            <w:spacing w:line="276" w:lineRule="auto"/>
            <w:jc w:val="both"/>
          </w:pPr>
        </w:pPrChange>
      </w:pPr>
      <w:del w:id="263" w:author="Dugan, Nichole L" w:date="2016-04-24T12:06:00Z">
        <w:r w:rsidRPr="001E4C93" w:rsidDel="005E6672">
          <w:rPr>
            <w:rFonts w:asciiTheme="minorHAnsi" w:hAnsiTheme="minorHAnsi"/>
          </w:rPr>
          <w:delText>The smoke test will consist</w:delText>
        </w:r>
      </w:del>
      <w:ins w:id="264" w:author="Darin Dugan" w:date="2016-04-23T16:37:00Z">
        <w:del w:id="265" w:author="Dugan, Nichole L" w:date="2016-04-24T12:06:00Z">
          <w:r w:rsidR="008C6A6B" w:rsidDel="005E6672">
            <w:rPr>
              <w:rFonts w:asciiTheme="minorHAnsi" w:hAnsiTheme="minorHAnsi"/>
            </w:rPr>
            <w:delText>ed</w:delText>
          </w:r>
        </w:del>
      </w:ins>
      <w:del w:id="266" w:author="Dugan, Nichole L" w:date="2016-04-24T12:06:00Z">
        <w:r w:rsidRPr="001E4C93" w:rsidDel="005E6672">
          <w:rPr>
            <w:rFonts w:asciiTheme="minorHAnsi" w:hAnsiTheme="minorHAnsi"/>
          </w:rPr>
          <w:delText xml:space="preserve"> of an image being processed and displaying just the face.  To do this automatically we will obtain</w:delText>
        </w:r>
      </w:del>
      <w:ins w:id="267" w:author="Darin Dugan" w:date="2016-04-23T16:37:00Z">
        <w:del w:id="268" w:author="Dugan, Nichole L" w:date="2016-04-24T12:06:00Z">
          <w:r w:rsidR="008C6A6B" w:rsidDel="005E6672">
            <w:rPr>
              <w:rFonts w:asciiTheme="minorHAnsi" w:hAnsiTheme="minorHAnsi"/>
            </w:rPr>
            <w:delText>ed</w:delText>
          </w:r>
        </w:del>
      </w:ins>
      <w:del w:id="269" w:author="Dugan, Nichole L" w:date="2016-04-24T12:06:00Z">
        <w:r w:rsidRPr="001E4C93" w:rsidDel="005E6672">
          <w:rPr>
            <w:rFonts w:asciiTheme="minorHAnsi" w:hAnsiTheme="minorHAnsi"/>
          </w:rPr>
          <w:delText xml:space="preserve"> an image that has been processed and its </w:delText>
        </w:r>
        <w:r w:rsidR="006041E9" w:rsidDel="005E6672">
          <w:rPr>
            <w:rFonts w:asciiTheme="minorHAnsi" w:hAnsiTheme="minorHAnsi"/>
          </w:rPr>
          <w:delText xml:space="preserve">original </w:delText>
        </w:r>
        <w:r w:rsidRPr="001E4C93" w:rsidDel="005E6672">
          <w:rPr>
            <w:rFonts w:asciiTheme="minorHAnsi" w:hAnsiTheme="minorHAnsi"/>
          </w:rPr>
          <w:delText>input.  We will compare</w:delText>
        </w:r>
      </w:del>
      <w:ins w:id="270" w:author="Darin Dugan" w:date="2016-04-23T16:37:00Z">
        <w:del w:id="271" w:author="Dugan, Nichole L" w:date="2016-04-24T12:06:00Z">
          <w:r w:rsidR="008C6A6B" w:rsidDel="005E6672">
            <w:rPr>
              <w:rFonts w:asciiTheme="minorHAnsi" w:hAnsiTheme="minorHAnsi"/>
            </w:rPr>
            <w:delText>d</w:delText>
          </w:r>
        </w:del>
      </w:ins>
      <w:del w:id="272" w:author="Dugan, Nichole L" w:date="2016-04-24T12:06:00Z">
        <w:r w:rsidRPr="001E4C93" w:rsidDel="005E6672">
          <w:rPr>
            <w:rFonts w:asciiTheme="minorHAnsi" w:hAnsiTheme="minorHAnsi"/>
          </w:rPr>
          <w:delText xml:space="preserve"> the output to the result and ha</w:delText>
        </w:r>
      </w:del>
      <w:ins w:id="273" w:author="Darin Dugan" w:date="2016-04-23T16:37:00Z">
        <w:del w:id="274" w:author="Dugan, Nichole L" w:date="2016-04-24T12:06:00Z">
          <w:r w:rsidR="008C6A6B" w:rsidDel="005E6672">
            <w:rPr>
              <w:rFonts w:asciiTheme="minorHAnsi" w:hAnsiTheme="minorHAnsi"/>
            </w:rPr>
            <w:delText>d</w:delText>
          </w:r>
        </w:del>
      </w:ins>
      <w:del w:id="275" w:author="Dugan, Nichole L" w:date="2016-04-24T12:06:00Z">
        <w:r w:rsidRPr="001E4C93" w:rsidDel="005E6672">
          <w:rPr>
            <w:rFonts w:asciiTheme="minorHAnsi" w:hAnsiTheme="minorHAnsi"/>
          </w:rPr>
          <w:delText xml:space="preserve">ve a threshold for differences.  If there are too many differences, the smoke test will have </w:delText>
        </w:r>
      </w:del>
      <w:ins w:id="276" w:author="Darin Dugan" w:date="2016-04-23T16:37:00Z">
        <w:del w:id="277" w:author="Dugan, Nichole L" w:date="2016-04-24T12:06:00Z">
          <w:r w:rsidR="00725514" w:rsidDel="005E6672">
            <w:rPr>
              <w:rFonts w:asciiTheme="minorHAnsi" w:hAnsiTheme="minorHAnsi"/>
            </w:rPr>
            <w:delText>was deemed a failure</w:delText>
          </w:r>
        </w:del>
      </w:ins>
      <w:del w:id="278" w:author="Dugan, Nichole L" w:date="2016-04-24T12:06:00Z">
        <w:r w:rsidRPr="001E4C93" w:rsidDel="005E6672">
          <w:rPr>
            <w:rFonts w:asciiTheme="minorHAnsi" w:hAnsiTheme="minorHAnsi"/>
          </w:rPr>
          <w:delText>failed. This will r</w:delText>
        </w:r>
      </w:del>
      <w:ins w:id="279" w:author="Darin Dugan" w:date="2016-04-23T16:38:00Z">
        <w:del w:id="280" w:author="Dugan, Nichole L" w:date="2016-04-24T12:06:00Z">
          <w:r w:rsidR="00725514" w:rsidDel="005E6672">
            <w:rPr>
              <w:rFonts w:asciiTheme="minorHAnsi" w:hAnsiTheme="minorHAnsi"/>
            </w:rPr>
            <w:delText>a</w:delText>
          </w:r>
        </w:del>
      </w:ins>
      <w:del w:id="281" w:author="Dugan, Nichole L" w:date="2016-04-24T12:06:00Z">
        <w:r w:rsidRPr="001E4C93" w:rsidDel="005E6672">
          <w:rPr>
            <w:rFonts w:asciiTheme="minorHAnsi" w:hAnsiTheme="minorHAnsi"/>
          </w:rPr>
          <w:delText xml:space="preserve">un for several small subsets of images.  Furthermore, we will have </w:delText>
        </w:r>
      </w:del>
      <w:ins w:id="282" w:author="Darin Dugan" w:date="2016-04-23T16:38:00Z">
        <w:del w:id="283" w:author="Dugan, Nichole L" w:date="2016-04-24T12:06:00Z">
          <w:r w:rsidR="00725514" w:rsidDel="005E6672">
            <w:rPr>
              <w:rFonts w:asciiTheme="minorHAnsi" w:hAnsiTheme="minorHAnsi"/>
            </w:rPr>
            <w:delText xml:space="preserve">included </w:delText>
          </w:r>
        </w:del>
      </w:ins>
      <w:del w:id="284" w:author="Dugan, Nichole L" w:date="2016-04-24T12:06:00Z">
        <w:r w:rsidRPr="001E4C93" w:rsidDel="005E6672">
          <w:rPr>
            <w:rFonts w:asciiTheme="minorHAnsi" w:hAnsiTheme="minorHAnsi"/>
          </w:rPr>
          <w:delText>tests that should fail</w:delText>
        </w:r>
      </w:del>
      <w:ins w:id="285" w:author="Darin Dugan" w:date="2016-04-23T16:38:00Z">
        <w:del w:id="286" w:author="Dugan, Nichole L" w:date="2016-04-24T12:06:00Z">
          <w:r w:rsidR="00725514" w:rsidDel="005E6672">
            <w:rPr>
              <w:rFonts w:asciiTheme="minorHAnsi" w:hAnsiTheme="minorHAnsi"/>
            </w:rPr>
            <w:delText xml:space="preserve">, for example </w:delText>
          </w:r>
        </w:del>
      </w:ins>
      <w:del w:id="287" w:author="Dugan, Nichole L" w:date="2016-04-24T12:06:00Z">
        <w:r w:rsidRPr="001E4C93" w:rsidDel="005E6672">
          <w:rPr>
            <w:rFonts w:asciiTheme="minorHAnsi" w:hAnsiTheme="minorHAnsi"/>
          </w:rPr>
          <w:delText>. These tests will include pictures without anyone included.  We will perform</w:delText>
        </w:r>
      </w:del>
      <w:ins w:id="288" w:author="Darin Dugan" w:date="2016-04-23T16:38:00Z">
        <w:del w:id="289" w:author="Dugan, Nichole L" w:date="2016-04-24T12:06:00Z">
          <w:r w:rsidR="00725514" w:rsidDel="005E6672">
            <w:rPr>
              <w:rFonts w:asciiTheme="minorHAnsi" w:hAnsiTheme="minorHAnsi"/>
            </w:rPr>
            <w:delText>ed</w:delText>
          </w:r>
        </w:del>
      </w:ins>
      <w:del w:id="290" w:author="Dugan, Nichole L" w:date="2016-04-24T12:06:00Z">
        <w:r w:rsidRPr="001E4C93" w:rsidDel="005E6672">
          <w:rPr>
            <w:rFonts w:asciiTheme="minorHAnsi" w:hAnsiTheme="minorHAnsi"/>
          </w:rPr>
          <w:delText xml:space="preserve"> these tests with random objects entering the screen, and more than one individual in the picture.  These tests will g</w:delText>
        </w:r>
      </w:del>
      <w:ins w:id="291" w:author="Darin Dugan" w:date="2016-04-23T16:39:00Z">
        <w:del w:id="292" w:author="Dugan, Nichole L" w:date="2016-04-24T12:06:00Z">
          <w:r w:rsidR="00725514" w:rsidDel="005E6672">
            <w:rPr>
              <w:rFonts w:asciiTheme="minorHAnsi" w:hAnsiTheme="minorHAnsi"/>
            </w:rPr>
            <w:delText>a</w:delText>
          </w:r>
        </w:del>
      </w:ins>
      <w:del w:id="293" w:author="Dugan, Nichole L" w:date="2016-04-24T12:06:00Z">
        <w:r w:rsidRPr="001E4C93" w:rsidDel="005E6672">
          <w:rPr>
            <w:rFonts w:asciiTheme="minorHAnsi" w:hAnsiTheme="minorHAnsi"/>
          </w:rPr>
          <w:delText xml:space="preserve">ive a fast turnaround regarding whether or not a feature was successfully included.  If the pictures </w:delText>
        </w:r>
      </w:del>
      <w:ins w:id="294" w:author="Darin Dugan" w:date="2016-04-23T16:39:00Z">
        <w:del w:id="295" w:author="Dugan, Nichole L" w:date="2016-04-24T12:06:00Z">
          <w:r w:rsidR="00725514" w:rsidDel="005E6672">
            <w:rPr>
              <w:rFonts w:asciiTheme="minorHAnsi" w:hAnsiTheme="minorHAnsi"/>
            </w:rPr>
            <w:delText>we</w:delText>
          </w:r>
        </w:del>
      </w:ins>
      <w:del w:id="296" w:author="Dugan, Nichole L" w:date="2016-04-24T12:06:00Z">
        <w:r w:rsidRPr="001E4C93" w:rsidDel="005E6672">
          <w:rPr>
            <w:rFonts w:asciiTheme="minorHAnsi" w:hAnsiTheme="minorHAnsi"/>
          </w:rPr>
          <w:delText xml:space="preserve">are different enough a comparison image </w:delText>
        </w:r>
      </w:del>
      <w:ins w:id="297" w:author="Darin Dugan" w:date="2016-04-23T16:39:00Z">
        <w:del w:id="298" w:author="Dugan, Nichole L" w:date="2016-04-24T12:06:00Z">
          <w:r w:rsidR="00725514" w:rsidDel="005E6672">
            <w:rPr>
              <w:rFonts w:asciiTheme="minorHAnsi" w:hAnsiTheme="minorHAnsi"/>
            </w:rPr>
            <w:delText>was</w:delText>
          </w:r>
        </w:del>
      </w:ins>
      <w:del w:id="299" w:author="Dugan, Nichole L" w:date="2016-04-24T12:06:00Z">
        <w:r w:rsidRPr="001E4C93" w:rsidDel="005E6672">
          <w:rPr>
            <w:rFonts w:asciiTheme="minorHAnsi" w:hAnsiTheme="minorHAnsi"/>
          </w:rPr>
          <w:delText>will be displayed to the developer.  This will allow</w:delText>
        </w:r>
      </w:del>
      <w:ins w:id="300" w:author="Darin Dugan" w:date="2016-04-23T16:39:00Z">
        <w:del w:id="301" w:author="Dugan, Nichole L" w:date="2016-04-24T12:06:00Z">
          <w:r w:rsidR="00725514" w:rsidDel="005E6672">
            <w:rPr>
              <w:rFonts w:asciiTheme="minorHAnsi" w:hAnsiTheme="minorHAnsi"/>
            </w:rPr>
            <w:delText>ed</w:delText>
          </w:r>
        </w:del>
      </w:ins>
      <w:del w:id="302" w:author="Dugan, Nichole L" w:date="2016-04-24T12:06:00Z">
        <w:r w:rsidRPr="001E4C93" w:rsidDel="005E6672">
          <w:rPr>
            <w:rFonts w:asciiTheme="minorHAnsi" w:hAnsiTheme="minorHAnsi"/>
          </w:rPr>
          <w:delText xml:space="preserve"> the developer to either accept or reject the new image.</w:delText>
        </w:r>
      </w:del>
    </w:p>
    <w:p w14:paraId="05E72CF0" w14:textId="04D623AC" w:rsidR="00282B5E" w:rsidRPr="001E4C93" w:rsidDel="005E6672" w:rsidRDefault="008F3FEB" w:rsidP="005E6672">
      <w:pPr>
        <w:pStyle w:val="TextBody"/>
        <w:spacing w:line="276" w:lineRule="auto"/>
        <w:jc w:val="both"/>
        <w:rPr>
          <w:del w:id="303" w:author="Dugan, Nichole L" w:date="2016-04-24T12:06:00Z"/>
          <w:rFonts w:asciiTheme="minorHAnsi" w:hAnsiTheme="minorHAnsi"/>
        </w:rPr>
        <w:pPrChange w:id="304" w:author="Dugan, Nichole L" w:date="2016-04-24T12:06:00Z">
          <w:pPr>
            <w:pStyle w:val="TextBody"/>
            <w:numPr>
              <w:numId w:val="1"/>
            </w:numPr>
            <w:spacing w:line="276" w:lineRule="auto"/>
            <w:jc w:val="both"/>
          </w:pPr>
        </w:pPrChange>
      </w:pPr>
      <w:del w:id="305" w:author="Dugan, Nichole L" w:date="2016-04-24T12:06:00Z">
        <w:r w:rsidRPr="001E4C93" w:rsidDel="005E6672">
          <w:rPr>
            <w:rFonts w:asciiTheme="minorHAnsi" w:hAnsiTheme="minorHAnsi"/>
          </w:rPr>
          <w:delText>Following the smoke test</w:delText>
        </w:r>
      </w:del>
      <w:ins w:id="306" w:author="Darin Dugan" w:date="2016-04-23T16:39:00Z">
        <w:del w:id="307" w:author="Dugan, Nichole L" w:date="2016-04-24T12:06:00Z">
          <w:r w:rsidR="00725514" w:rsidRPr="001E4C93" w:rsidDel="005E6672">
            <w:rPr>
              <w:rFonts w:asciiTheme="minorHAnsi" w:hAnsiTheme="minorHAnsi"/>
            </w:rPr>
            <w:delText>test,</w:delText>
          </w:r>
        </w:del>
      </w:ins>
      <w:del w:id="308" w:author="Dugan, Nichole L" w:date="2016-04-24T12:06:00Z">
        <w:r w:rsidRPr="001E4C93" w:rsidDel="005E6672">
          <w:rPr>
            <w:rFonts w:asciiTheme="minorHAnsi" w:hAnsiTheme="minorHAnsi"/>
          </w:rPr>
          <w:delText xml:space="preserve"> a regression test w</w:delText>
        </w:r>
      </w:del>
      <w:ins w:id="309" w:author="Darin Dugan" w:date="2016-04-23T16:39:00Z">
        <w:del w:id="310" w:author="Dugan, Nichole L" w:date="2016-04-24T12:06:00Z">
          <w:r w:rsidR="00725514" w:rsidDel="005E6672">
            <w:rPr>
              <w:rFonts w:asciiTheme="minorHAnsi" w:hAnsiTheme="minorHAnsi"/>
            </w:rPr>
            <w:delText>as</w:delText>
          </w:r>
        </w:del>
      </w:ins>
      <w:del w:id="311" w:author="Dugan, Nichole L" w:date="2016-04-24T12:06:00Z">
        <w:r w:rsidRPr="001E4C93" w:rsidDel="005E6672">
          <w:rPr>
            <w:rFonts w:asciiTheme="minorHAnsi" w:hAnsiTheme="minorHAnsi"/>
          </w:rPr>
          <w:delText>ill be performed.  This regression test will consist</w:delText>
        </w:r>
      </w:del>
      <w:ins w:id="312" w:author="Darin Dugan" w:date="2016-04-23T16:40:00Z">
        <w:del w:id="313" w:author="Dugan, Nichole L" w:date="2016-04-24T12:06:00Z">
          <w:r w:rsidR="00725514" w:rsidDel="005E6672">
            <w:rPr>
              <w:rFonts w:asciiTheme="minorHAnsi" w:hAnsiTheme="minorHAnsi"/>
            </w:rPr>
            <w:delText>ed</w:delText>
          </w:r>
        </w:del>
      </w:ins>
      <w:del w:id="314" w:author="Dugan, Nichole L" w:date="2016-04-24T12:06:00Z">
        <w:r w:rsidRPr="001E4C93" w:rsidDel="005E6672">
          <w:rPr>
            <w:rFonts w:asciiTheme="minorHAnsi" w:hAnsiTheme="minorHAnsi"/>
          </w:rPr>
          <w:delText xml:space="preserve"> of the user manually checking many of the photos included to prevent inaccuracies.  This test will highlight</w:delText>
        </w:r>
      </w:del>
      <w:ins w:id="315" w:author="Darin Dugan" w:date="2016-04-23T16:40:00Z">
        <w:del w:id="316" w:author="Dugan, Nichole L" w:date="2016-04-24T12:06:00Z">
          <w:r w:rsidR="00725514" w:rsidDel="005E6672">
            <w:rPr>
              <w:rFonts w:asciiTheme="minorHAnsi" w:hAnsiTheme="minorHAnsi"/>
            </w:rPr>
            <w:delText>ed</w:delText>
          </w:r>
        </w:del>
      </w:ins>
      <w:del w:id="317" w:author="Dugan, Nichole L" w:date="2016-04-24T12:06:00Z">
        <w:r w:rsidRPr="001E4C93" w:rsidDel="005E6672">
          <w:rPr>
            <w:rFonts w:asciiTheme="minorHAnsi" w:hAnsiTheme="minorHAnsi"/>
          </w:rPr>
          <w:delText xml:space="preserve"> any key differences in pixels between the previous and current picture.  This will allow</w:delText>
        </w:r>
      </w:del>
      <w:ins w:id="318" w:author="Darin Dugan" w:date="2016-04-23T16:40:00Z">
        <w:del w:id="319" w:author="Dugan, Nichole L" w:date="2016-04-24T12:06:00Z">
          <w:r w:rsidR="00725514" w:rsidDel="005E6672">
            <w:rPr>
              <w:rFonts w:asciiTheme="minorHAnsi" w:hAnsiTheme="minorHAnsi"/>
            </w:rPr>
            <w:delText>ed</w:delText>
          </w:r>
        </w:del>
      </w:ins>
      <w:del w:id="320" w:author="Dugan, Nichole L" w:date="2016-04-24T12:06:00Z">
        <w:r w:rsidRPr="001E4C93" w:rsidDel="005E6672">
          <w:rPr>
            <w:rFonts w:asciiTheme="minorHAnsi" w:hAnsiTheme="minorHAnsi"/>
          </w:rPr>
          <w:delText xml:space="preserve"> the developer to easily notice any changes in the application</w:delText>
        </w:r>
      </w:del>
      <w:ins w:id="321" w:author="Darin Dugan" w:date="2016-04-23T16:40:00Z">
        <w:del w:id="322" w:author="Dugan, Nichole L" w:date="2016-04-24T12:06:00Z">
          <w:r w:rsidR="00725514" w:rsidDel="005E6672">
            <w:rPr>
              <w:rFonts w:asciiTheme="minorHAnsi" w:hAnsiTheme="minorHAnsi"/>
            </w:rPr>
            <w:delText>,</w:delText>
          </w:r>
        </w:del>
      </w:ins>
      <w:del w:id="323" w:author="Dugan, Nichole L" w:date="2016-04-24T12:06:00Z">
        <w:r w:rsidRPr="001E4C93" w:rsidDel="005E6672">
          <w:rPr>
            <w:rFonts w:asciiTheme="minorHAnsi" w:hAnsiTheme="minorHAnsi"/>
          </w:rPr>
          <w:delText xml:space="preserve">; whether or not they </w:delText>
        </w:r>
      </w:del>
      <w:ins w:id="324" w:author="Darin Dugan" w:date="2016-04-23T16:40:00Z">
        <w:del w:id="325" w:author="Dugan, Nichole L" w:date="2016-04-24T12:06:00Z">
          <w:r w:rsidR="00725514" w:rsidDel="005E6672">
            <w:rPr>
              <w:rFonts w:asciiTheme="minorHAnsi" w:hAnsiTheme="minorHAnsi"/>
            </w:rPr>
            <w:delText>w</w:delText>
          </w:r>
        </w:del>
      </w:ins>
      <w:del w:id="326" w:author="Dugan, Nichole L" w:date="2016-04-24T12:06:00Z">
        <w:r w:rsidRPr="001E4C93" w:rsidDel="005E6672">
          <w:rPr>
            <w:rFonts w:asciiTheme="minorHAnsi" w:hAnsiTheme="minorHAnsi"/>
          </w:rPr>
          <w:delText>a</w:delText>
        </w:r>
      </w:del>
      <w:ins w:id="327" w:author="Darin Dugan" w:date="2016-04-23T16:40:00Z">
        <w:del w:id="328" w:author="Dugan, Nichole L" w:date="2016-04-24T12:06:00Z">
          <w:r w:rsidR="00725514" w:rsidDel="005E6672">
            <w:rPr>
              <w:rFonts w:asciiTheme="minorHAnsi" w:hAnsiTheme="minorHAnsi"/>
            </w:rPr>
            <w:delText>e</w:delText>
          </w:r>
        </w:del>
      </w:ins>
      <w:del w:id="329" w:author="Dugan, Nichole L" w:date="2016-04-24T12:06:00Z">
        <w:r w:rsidRPr="001E4C93" w:rsidDel="005E6672">
          <w:rPr>
            <w:rFonts w:asciiTheme="minorHAnsi" w:hAnsiTheme="minorHAnsi"/>
          </w:rPr>
          <w:delText xml:space="preserve">re positive.  The regression test will also </w:delText>
        </w:r>
      </w:del>
      <w:ins w:id="330" w:author="Darin Dugan" w:date="2016-04-23T16:40:00Z">
        <w:del w:id="331" w:author="Dugan, Nichole L" w:date="2016-04-24T12:06:00Z">
          <w:r w:rsidR="00725514" w:rsidDel="005E6672">
            <w:rPr>
              <w:rFonts w:asciiTheme="minorHAnsi" w:hAnsiTheme="minorHAnsi"/>
            </w:rPr>
            <w:delText xml:space="preserve">took </w:delText>
          </w:r>
        </w:del>
      </w:ins>
      <w:del w:id="332" w:author="Dugan, Nichole L" w:date="2016-04-24T12:06:00Z">
        <w:r w:rsidRPr="001E4C93" w:rsidDel="005E6672">
          <w:rPr>
            <w:rFonts w:asciiTheme="minorHAnsi" w:hAnsiTheme="minorHAnsi"/>
          </w:rPr>
          <w:delText>take in at least one new video that the user perform</w:delText>
        </w:r>
      </w:del>
      <w:ins w:id="333" w:author="Darin Dugan" w:date="2016-04-23T16:41:00Z">
        <w:del w:id="334" w:author="Dugan, Nichole L" w:date="2016-04-24T12:06:00Z">
          <w:r w:rsidR="00725514" w:rsidDel="005E6672">
            <w:rPr>
              <w:rFonts w:asciiTheme="minorHAnsi" w:hAnsiTheme="minorHAnsi"/>
            </w:rPr>
            <w:delText>ed</w:delText>
          </w:r>
        </w:del>
      </w:ins>
      <w:del w:id="335" w:author="Dugan, Nichole L" w:date="2016-04-24T12:06:00Z">
        <w:r w:rsidRPr="001E4C93" w:rsidDel="005E6672">
          <w:rPr>
            <w:rFonts w:asciiTheme="minorHAnsi" w:hAnsiTheme="minorHAnsi"/>
          </w:rPr>
          <w:delText>s and add</w:delText>
        </w:r>
      </w:del>
      <w:ins w:id="336" w:author="Darin Dugan" w:date="2016-04-23T16:41:00Z">
        <w:del w:id="337" w:author="Dugan, Nichole L" w:date="2016-04-24T12:06:00Z">
          <w:r w:rsidR="00725514" w:rsidDel="005E6672">
            <w:rPr>
              <w:rFonts w:asciiTheme="minorHAnsi" w:hAnsiTheme="minorHAnsi"/>
            </w:rPr>
            <w:delText>ed</w:delText>
          </w:r>
        </w:del>
      </w:ins>
      <w:del w:id="338" w:author="Dugan, Nichole L" w:date="2016-04-24T12:06:00Z">
        <w:r w:rsidRPr="001E4C93" w:rsidDel="005E6672">
          <w:rPr>
            <w:rFonts w:asciiTheme="minorHAnsi" w:hAnsiTheme="minorHAnsi"/>
          </w:rPr>
          <w:delText xml:space="preserve"> this video to the list of tests to be performed in the full regression.  This video </w:delText>
        </w:r>
      </w:del>
      <w:ins w:id="339" w:author="Darin Dugan" w:date="2016-04-23T16:41:00Z">
        <w:del w:id="340" w:author="Dugan, Nichole L" w:date="2016-04-24T12:06:00Z">
          <w:r w:rsidR="00725514" w:rsidDel="005E6672">
            <w:rPr>
              <w:rFonts w:asciiTheme="minorHAnsi" w:hAnsiTheme="minorHAnsi"/>
            </w:rPr>
            <w:delText xml:space="preserve">was </w:delText>
          </w:r>
        </w:del>
      </w:ins>
      <w:del w:id="341" w:author="Dugan, Nichole L" w:date="2016-04-24T12:06:00Z">
        <w:r w:rsidRPr="001E4C93" w:rsidDel="005E6672">
          <w:rPr>
            <w:rFonts w:asciiTheme="minorHAnsi" w:hAnsiTheme="minorHAnsi"/>
          </w:rPr>
          <w:delText xml:space="preserve">must be taken with webcam to be determined as a success.  The reason for this is to ensure that our application </w:delText>
        </w:r>
      </w:del>
      <w:ins w:id="342" w:author="Darin Dugan" w:date="2016-04-23T16:41:00Z">
        <w:del w:id="343" w:author="Dugan, Nichole L" w:date="2016-04-24T12:06:00Z">
          <w:r w:rsidR="00725514" w:rsidDel="005E6672">
            <w:rPr>
              <w:rFonts w:asciiTheme="minorHAnsi" w:hAnsiTheme="minorHAnsi"/>
            </w:rPr>
            <w:delText>wa</w:delText>
          </w:r>
        </w:del>
      </w:ins>
      <w:del w:id="344" w:author="Dugan, Nichole L" w:date="2016-04-24T12:06:00Z">
        <w:r w:rsidRPr="001E4C93" w:rsidDel="005E6672">
          <w:rPr>
            <w:rFonts w:asciiTheme="minorHAnsi" w:hAnsiTheme="minorHAnsi"/>
          </w:rPr>
          <w:delText>is able to extract an image from a new video as well as the old tests.</w:delText>
        </w:r>
      </w:del>
    </w:p>
    <w:p w14:paraId="10B3AE4F" w14:textId="0D667718" w:rsidR="00282B5E" w:rsidRPr="001E4C93" w:rsidDel="005E6672" w:rsidRDefault="008F3FEB" w:rsidP="005E6672">
      <w:pPr>
        <w:pStyle w:val="TextBody"/>
        <w:spacing w:line="276" w:lineRule="auto"/>
        <w:jc w:val="both"/>
        <w:rPr>
          <w:del w:id="345" w:author="Dugan, Nichole L" w:date="2016-04-24T12:06:00Z"/>
          <w:rFonts w:asciiTheme="minorHAnsi" w:hAnsiTheme="minorHAnsi"/>
        </w:rPr>
        <w:pPrChange w:id="346" w:author="Dugan, Nichole L" w:date="2016-04-24T12:06:00Z">
          <w:pPr>
            <w:pStyle w:val="TextBody"/>
            <w:numPr>
              <w:numId w:val="1"/>
            </w:numPr>
            <w:spacing w:line="276" w:lineRule="auto"/>
            <w:jc w:val="both"/>
          </w:pPr>
        </w:pPrChange>
      </w:pPr>
      <w:del w:id="347" w:author="Dugan, Nichole L" w:date="2016-04-24T12:06:00Z">
        <w:r w:rsidRPr="001E4C93" w:rsidDel="005E6672">
          <w:rPr>
            <w:rFonts w:asciiTheme="minorHAnsi" w:hAnsiTheme="minorHAnsi"/>
          </w:rPr>
          <w:delText>Finally</w:delText>
        </w:r>
      </w:del>
      <w:ins w:id="348" w:author="Darin Dugan" w:date="2016-04-23T16:41:00Z">
        <w:del w:id="349" w:author="Dugan, Nichole L" w:date="2016-04-24T12:06:00Z">
          <w:r w:rsidR="00725514" w:rsidRPr="001E4C93" w:rsidDel="005E6672">
            <w:rPr>
              <w:rFonts w:asciiTheme="minorHAnsi" w:hAnsiTheme="minorHAnsi"/>
            </w:rPr>
            <w:delText>Finally,</w:delText>
          </w:r>
        </w:del>
      </w:ins>
      <w:del w:id="350" w:author="Dugan, Nichole L" w:date="2016-04-24T12:06:00Z">
        <w:r w:rsidRPr="001E4C93" w:rsidDel="005E6672">
          <w:rPr>
            <w:rFonts w:asciiTheme="minorHAnsi" w:hAnsiTheme="minorHAnsi"/>
          </w:rPr>
          <w:delText xml:space="preserve"> a load test will </w:delText>
        </w:r>
      </w:del>
      <w:ins w:id="351" w:author="Darin Dugan" w:date="2016-04-23T16:41:00Z">
        <w:del w:id="352" w:author="Dugan, Nichole L" w:date="2016-04-24T12:06:00Z">
          <w:r w:rsidR="00725514" w:rsidDel="005E6672">
            <w:rPr>
              <w:rFonts w:asciiTheme="minorHAnsi" w:hAnsiTheme="minorHAnsi"/>
            </w:rPr>
            <w:delText>was</w:delText>
          </w:r>
        </w:del>
      </w:ins>
      <w:del w:id="353" w:author="Dugan, Nichole L" w:date="2016-04-24T12:06:00Z">
        <w:r w:rsidRPr="001E4C93" w:rsidDel="005E6672">
          <w:rPr>
            <w:rFonts w:asciiTheme="minorHAnsi" w:hAnsiTheme="minorHAnsi"/>
          </w:rPr>
          <w:delText xml:space="preserve">be performed.  This load test </w:delText>
        </w:r>
      </w:del>
      <w:ins w:id="354" w:author="Darin Dugan" w:date="2016-04-23T16:41:00Z">
        <w:del w:id="355" w:author="Dugan, Nichole L" w:date="2016-04-24T12:06:00Z">
          <w:r w:rsidR="00725514" w:rsidDel="005E6672">
            <w:rPr>
              <w:rFonts w:asciiTheme="minorHAnsi" w:hAnsiTheme="minorHAnsi"/>
            </w:rPr>
            <w:delText>wa</w:delText>
          </w:r>
        </w:del>
      </w:ins>
      <w:del w:id="356" w:author="Dugan, Nichole L" w:date="2016-04-24T12:06:00Z">
        <w:r w:rsidRPr="001E4C93" w:rsidDel="005E6672">
          <w:rPr>
            <w:rFonts w:asciiTheme="minorHAnsi" w:hAnsiTheme="minorHAnsi"/>
          </w:rPr>
          <w:delText xml:space="preserve">is needed to ensure that our server can handle the </w:delText>
        </w:r>
      </w:del>
      <w:ins w:id="357" w:author="Darin Dugan" w:date="2016-04-23T16:42:00Z">
        <w:del w:id="358" w:author="Dugan, Nichole L" w:date="2016-04-24T12:06:00Z">
          <w:r w:rsidR="00725514" w:rsidDel="005E6672">
            <w:rPr>
              <w:rFonts w:asciiTheme="minorHAnsi" w:hAnsiTheme="minorHAnsi"/>
            </w:rPr>
            <w:delText xml:space="preserve">computational </w:delText>
          </w:r>
        </w:del>
      </w:ins>
      <w:del w:id="359" w:author="Dugan, Nichole L" w:date="2016-04-24T12:06:00Z">
        <w:r w:rsidRPr="001E4C93" w:rsidDel="005E6672">
          <w:rPr>
            <w:rFonts w:asciiTheme="minorHAnsi" w:hAnsiTheme="minorHAnsi"/>
          </w:rPr>
          <w:delText>load of the inserted pictures.  For this project we aim</w:delText>
        </w:r>
      </w:del>
      <w:ins w:id="360" w:author="Darin Dugan" w:date="2016-04-23T16:42:00Z">
        <w:del w:id="361" w:author="Dugan, Nichole L" w:date="2016-04-24T12:06:00Z">
          <w:r w:rsidR="00725514" w:rsidDel="005E6672">
            <w:rPr>
              <w:rFonts w:asciiTheme="minorHAnsi" w:hAnsiTheme="minorHAnsi"/>
            </w:rPr>
            <w:delText>ed</w:delText>
          </w:r>
        </w:del>
      </w:ins>
      <w:del w:id="362" w:author="Dugan, Nichole L" w:date="2016-04-24T12:06:00Z">
        <w:r w:rsidRPr="001E4C93" w:rsidDel="005E6672">
          <w:rPr>
            <w:rFonts w:asciiTheme="minorHAnsi" w:hAnsiTheme="minorHAnsi"/>
          </w:rPr>
          <w:delText xml:space="preserve"> to be able to upload 100 pictures per hour for the server.  If this is inserted in a kiosk, the kiosk may need a small computer or system to perform the processing.  Hopefully our system runs faster; but a</w:delText>
        </w:r>
      </w:del>
      <w:ins w:id="363" w:author="Darin Dugan" w:date="2016-04-23T17:04:00Z">
        <w:del w:id="364" w:author="Dugan, Nichole L" w:date="2016-04-24T12:06:00Z">
          <w:r w:rsidR="00606A25" w:rsidDel="005E6672">
            <w:rPr>
              <w:rFonts w:asciiTheme="minorHAnsi" w:hAnsiTheme="minorHAnsi"/>
            </w:rPr>
            <w:delText>A</w:delText>
          </w:r>
        </w:del>
      </w:ins>
      <w:del w:id="365" w:author="Dugan, Nichole L" w:date="2016-04-24T12:06:00Z">
        <w:r w:rsidRPr="001E4C93" w:rsidDel="005E6672">
          <w:rPr>
            <w:rFonts w:asciiTheme="minorHAnsi" w:hAnsiTheme="minorHAnsi"/>
          </w:rPr>
          <w:delText>pproximately one photo processed per minute should be acceptable for our application.</w:delText>
        </w:r>
      </w:del>
    </w:p>
    <w:p w14:paraId="5832CC3D" w14:textId="32C2F550" w:rsidR="00282B5E" w:rsidRPr="001E4C93" w:rsidDel="005E6672" w:rsidRDefault="006D3118" w:rsidP="005E6672">
      <w:pPr>
        <w:pStyle w:val="Heading1"/>
        <w:numPr>
          <w:ilvl w:val="0"/>
          <w:numId w:val="0"/>
        </w:numPr>
        <w:spacing w:line="276" w:lineRule="auto"/>
        <w:jc w:val="both"/>
        <w:rPr>
          <w:del w:id="366" w:author="Dugan, Nichole L" w:date="2016-04-24T12:06:00Z"/>
          <w:rFonts w:asciiTheme="minorHAnsi" w:hAnsiTheme="minorHAnsi"/>
        </w:rPr>
        <w:pPrChange w:id="367" w:author="Dugan, Nichole L" w:date="2016-04-24T12:06:00Z">
          <w:pPr>
            <w:pStyle w:val="Heading1"/>
            <w:spacing w:line="276" w:lineRule="auto"/>
            <w:jc w:val="both"/>
          </w:pPr>
        </w:pPrChange>
      </w:pPr>
      <w:del w:id="368" w:author="Dugan, Nichole L" w:date="2016-04-24T12:06:00Z">
        <w:r w:rsidDel="005E6672">
          <w:rPr>
            <w:rFonts w:asciiTheme="minorHAnsi" w:hAnsiTheme="minorHAnsi"/>
          </w:rPr>
          <w:delText>Determination of S</w:delText>
        </w:r>
        <w:r w:rsidR="008F3FEB" w:rsidRPr="001E4C93" w:rsidDel="005E6672">
          <w:rPr>
            <w:rFonts w:asciiTheme="minorHAnsi" w:hAnsiTheme="minorHAnsi"/>
          </w:rPr>
          <w:delText>ucc</w:delText>
        </w:r>
        <w:r w:rsidDel="005E6672">
          <w:rPr>
            <w:rFonts w:asciiTheme="minorHAnsi" w:hAnsiTheme="minorHAnsi"/>
          </w:rPr>
          <w:delText>ess</w:delText>
        </w:r>
      </w:del>
    </w:p>
    <w:p w14:paraId="2FD21B33" w14:textId="366DA1CF" w:rsidR="00282B5E" w:rsidRPr="001E4C93" w:rsidDel="005E6672" w:rsidRDefault="008F3FEB" w:rsidP="005E6672">
      <w:pPr>
        <w:pStyle w:val="TextBody"/>
        <w:spacing w:line="276" w:lineRule="auto"/>
        <w:jc w:val="both"/>
        <w:rPr>
          <w:del w:id="369" w:author="Dugan, Nichole L" w:date="2016-04-24T12:06:00Z"/>
          <w:rFonts w:asciiTheme="minorHAnsi" w:hAnsiTheme="minorHAnsi"/>
        </w:rPr>
        <w:pPrChange w:id="370" w:author="Dugan, Nichole L" w:date="2016-04-24T12:06:00Z">
          <w:pPr>
            <w:pStyle w:val="TextBody"/>
            <w:numPr>
              <w:numId w:val="1"/>
            </w:numPr>
            <w:spacing w:line="276" w:lineRule="auto"/>
            <w:jc w:val="both"/>
          </w:pPr>
        </w:pPrChange>
      </w:pPr>
      <w:commentRangeStart w:id="371"/>
      <w:del w:id="372" w:author="Dugan, Nichole L" w:date="2016-04-24T12:06:00Z">
        <w:r w:rsidRPr="001E4C93" w:rsidDel="005E6672">
          <w:rPr>
            <w:rFonts w:asciiTheme="minorHAnsi" w:hAnsiTheme="minorHAnsi"/>
          </w:rPr>
          <w:delText xml:space="preserve">If all of the previously defined tests run successfully our application will </w:delText>
        </w:r>
      </w:del>
      <w:ins w:id="373" w:author="Darin Dugan" w:date="2016-04-23T16:43:00Z">
        <w:del w:id="374" w:author="Dugan, Nichole L" w:date="2016-04-24T12:06:00Z">
          <w:r w:rsidR="00725514" w:rsidDel="005E6672">
            <w:rPr>
              <w:rFonts w:asciiTheme="minorHAnsi" w:hAnsiTheme="minorHAnsi"/>
            </w:rPr>
            <w:delText xml:space="preserve">was considered </w:delText>
          </w:r>
        </w:del>
      </w:ins>
      <w:del w:id="375" w:author="Dugan, Nichole L" w:date="2016-04-24T12:06:00Z">
        <w:r w:rsidRPr="001E4C93" w:rsidDel="005E6672">
          <w:rPr>
            <w:rFonts w:asciiTheme="minorHAnsi" w:hAnsiTheme="minorHAnsi"/>
          </w:rPr>
          <w:delText>be a success.  The previous test cases will prove that our application is successful with video</w:delText>
        </w:r>
      </w:del>
      <w:ins w:id="376" w:author="Darin Dugan" w:date="2016-04-23T16:44:00Z">
        <w:del w:id="377" w:author="Dugan, Nichole L" w:date="2016-04-24T12:06:00Z">
          <w:r w:rsidR="00725514" w:rsidDel="005E6672">
            <w:rPr>
              <w:rFonts w:asciiTheme="minorHAnsi" w:hAnsiTheme="minorHAnsi"/>
            </w:rPr>
            <w:delText xml:space="preserve"> and </w:delText>
          </w:r>
        </w:del>
      </w:ins>
      <w:del w:id="378" w:author="Dugan, Nichole L" w:date="2016-04-24T12:06:00Z">
        <w:r w:rsidRPr="001E4C93" w:rsidDel="005E6672">
          <w:rPr>
            <w:rFonts w:asciiTheme="minorHAnsi" w:hAnsiTheme="minorHAnsi"/>
          </w:rPr>
          <w:delText>/pictures from a webcam</w:delText>
        </w:r>
      </w:del>
      <w:ins w:id="379" w:author="Darin Dugan" w:date="2016-04-23T16:44:00Z">
        <w:del w:id="380" w:author="Dugan, Nichole L" w:date="2016-04-24T12:06:00Z">
          <w:r w:rsidR="00725514" w:rsidDel="005E6672">
            <w:rPr>
              <w:rFonts w:asciiTheme="minorHAnsi" w:hAnsiTheme="minorHAnsi"/>
            </w:rPr>
            <w:delText xml:space="preserve"> or </w:delText>
          </w:r>
        </w:del>
      </w:ins>
      <w:del w:id="381" w:author="Dugan, Nichole L" w:date="2016-04-24T12:06:00Z">
        <w:r w:rsidRPr="001E4C93" w:rsidDel="005E6672">
          <w:rPr>
            <w:rFonts w:asciiTheme="minorHAnsi" w:hAnsiTheme="minorHAnsi"/>
          </w:rPr>
          <w:delText>/mobile phone</w:delText>
        </w:r>
      </w:del>
      <w:ins w:id="382" w:author="Darin Dugan" w:date="2016-04-23T16:44:00Z">
        <w:del w:id="383" w:author="Dugan, Nichole L" w:date="2016-04-24T12:06:00Z">
          <w:r w:rsidR="00725514" w:rsidDel="005E6672">
            <w:rPr>
              <w:rFonts w:asciiTheme="minorHAnsi" w:hAnsiTheme="minorHAnsi"/>
            </w:rPr>
            <w:delText>,</w:delText>
          </w:r>
        </w:del>
      </w:ins>
      <w:del w:id="384" w:author="Dugan, Nichole L" w:date="2016-04-24T12:06:00Z">
        <w:r w:rsidRPr="001E4C93" w:rsidDel="005E6672">
          <w:rPr>
            <w:rFonts w:asciiTheme="minorHAnsi" w:hAnsiTheme="minorHAnsi"/>
          </w:rPr>
          <w:delText xml:space="preserve"> and that our application is able to withstand a specific amount of load.  The tests will prove </w:delText>
        </w:r>
      </w:del>
      <w:ins w:id="385" w:author="Darin Dugan" w:date="2016-04-23T16:44:00Z">
        <w:del w:id="386" w:author="Dugan, Nichole L" w:date="2016-04-24T12:06:00Z">
          <w:r w:rsidR="00725514" w:rsidDel="005E6672">
            <w:rPr>
              <w:rFonts w:asciiTheme="minorHAnsi" w:hAnsiTheme="minorHAnsi"/>
            </w:rPr>
            <w:delText xml:space="preserve">demonstrate </w:delText>
          </w:r>
        </w:del>
      </w:ins>
      <w:del w:id="387" w:author="Dugan, Nichole L" w:date="2016-04-24T12:06:00Z">
        <w:r w:rsidRPr="001E4C93" w:rsidDel="005E6672">
          <w:rPr>
            <w:rFonts w:asciiTheme="minorHAnsi" w:hAnsiTheme="minorHAnsi"/>
          </w:rPr>
          <w:delText xml:space="preserve">accuracy as well as speed and will automatically deduce </w:delText>
        </w:r>
      </w:del>
      <w:ins w:id="388" w:author="Darin Dugan" w:date="2016-04-23T16:44:00Z">
        <w:del w:id="389" w:author="Dugan, Nichole L" w:date="2016-04-24T12:06:00Z">
          <w:r w:rsidR="00725514" w:rsidDel="005E6672">
            <w:rPr>
              <w:rFonts w:asciiTheme="minorHAnsi" w:hAnsiTheme="minorHAnsi"/>
            </w:rPr>
            <w:delText xml:space="preserve">the </w:delText>
          </w:r>
        </w:del>
      </w:ins>
      <w:del w:id="390" w:author="Dugan, Nichole L" w:date="2016-04-24T12:06:00Z">
        <w:r w:rsidRPr="001E4C93" w:rsidDel="005E6672">
          <w:rPr>
            <w:rFonts w:asciiTheme="minorHAnsi" w:hAnsiTheme="minorHAnsi"/>
          </w:rPr>
          <w:delText>how accurate the application</w:delText>
        </w:r>
      </w:del>
      <w:ins w:id="391" w:author="Darin Dugan" w:date="2016-04-23T16:44:00Z">
        <w:del w:id="392" w:author="Dugan, Nichole L" w:date="2016-04-24T12:06:00Z">
          <w:r w:rsidR="00725514" w:rsidDel="005E6672">
            <w:rPr>
              <w:rFonts w:asciiTheme="minorHAnsi" w:hAnsiTheme="minorHAnsi"/>
            </w:rPr>
            <w:delText>’s accuracy</w:delText>
          </w:r>
        </w:del>
      </w:ins>
      <w:del w:id="393" w:author="Dugan, Nichole L" w:date="2016-04-24T12:06:00Z">
        <w:r w:rsidRPr="001E4C93" w:rsidDel="005E6672">
          <w:rPr>
            <w:rFonts w:asciiTheme="minorHAnsi" w:hAnsiTheme="minorHAnsi"/>
          </w:rPr>
          <w:delText xml:space="preserve"> is.  Finally, complete success would include being included in the DMVs kiosk based product.  Our attempt should be able to fix many of the issues in current approaches.</w:delText>
        </w:r>
      </w:del>
    </w:p>
    <w:p w14:paraId="2A6A419B" w14:textId="034A5F77" w:rsidR="00282B5E" w:rsidRPr="001E4C93" w:rsidDel="005E6672" w:rsidRDefault="008F3FEB" w:rsidP="005E6672">
      <w:pPr>
        <w:pStyle w:val="TextBody"/>
        <w:spacing w:line="276" w:lineRule="auto"/>
        <w:jc w:val="both"/>
        <w:rPr>
          <w:del w:id="394" w:author="Dugan, Nichole L" w:date="2016-04-24T12:06:00Z"/>
          <w:rFonts w:asciiTheme="minorHAnsi" w:hAnsiTheme="minorHAnsi"/>
        </w:rPr>
        <w:pPrChange w:id="395" w:author="Dugan, Nichole L" w:date="2016-04-24T12:06:00Z">
          <w:pPr>
            <w:pStyle w:val="TextBody"/>
            <w:numPr>
              <w:numId w:val="1"/>
            </w:numPr>
            <w:spacing w:line="276" w:lineRule="auto"/>
            <w:jc w:val="both"/>
          </w:pPr>
        </w:pPrChange>
      </w:pPr>
      <w:del w:id="396" w:author="Dugan, Nichole L" w:date="2016-04-24T12:06:00Z">
        <w:r w:rsidRPr="001E4C93" w:rsidDel="005E6672">
          <w:rPr>
            <w:rFonts w:asciiTheme="minorHAnsi" w:hAnsiTheme="minorHAnsi"/>
          </w:rPr>
          <w:delText>Finally, if our solution's pictures meet the requirement for a driver's license in 90% of the pictures taken, our application will be a success.  This will require continuous analysis after the completion of the project to ensure quality; but it will hopefully remove many of the issues apparent in the current approach.  These pictures must be accessible to facial recognition and ensure that a user is the same as their previous photo.</w:delText>
        </w:r>
        <w:commentRangeEnd w:id="371"/>
        <w:r w:rsidR="00725514" w:rsidDel="005E6672">
          <w:rPr>
            <w:rStyle w:val="CommentReference"/>
          </w:rPr>
          <w:commentReference w:id="371"/>
        </w:r>
      </w:del>
    </w:p>
    <w:p w14:paraId="49639520" w14:textId="6C75EF84" w:rsidR="00282B5E" w:rsidRPr="001E4C93" w:rsidDel="005E6672" w:rsidRDefault="006D3118" w:rsidP="005E6672">
      <w:pPr>
        <w:pStyle w:val="Heading1"/>
        <w:numPr>
          <w:ilvl w:val="0"/>
          <w:numId w:val="0"/>
        </w:numPr>
        <w:spacing w:line="276" w:lineRule="auto"/>
        <w:jc w:val="both"/>
        <w:rPr>
          <w:del w:id="397" w:author="Dugan, Nichole L" w:date="2016-04-24T12:06:00Z"/>
          <w:rFonts w:asciiTheme="minorHAnsi" w:hAnsiTheme="minorHAnsi"/>
        </w:rPr>
        <w:pPrChange w:id="398" w:author="Dugan, Nichole L" w:date="2016-04-24T12:06:00Z">
          <w:pPr>
            <w:pStyle w:val="Heading1"/>
            <w:spacing w:line="276" w:lineRule="auto"/>
            <w:jc w:val="both"/>
          </w:pPr>
        </w:pPrChange>
      </w:pPr>
      <w:del w:id="399" w:author="Dugan, Nichole L" w:date="2016-04-24T12:06:00Z">
        <w:r w:rsidDel="005E6672">
          <w:rPr>
            <w:rFonts w:asciiTheme="minorHAnsi" w:hAnsiTheme="minorHAnsi"/>
          </w:rPr>
          <w:delText>Test C</w:delText>
        </w:r>
        <w:r w:rsidR="008F3FEB" w:rsidRPr="001E4C93" w:rsidDel="005E6672">
          <w:rPr>
            <w:rFonts w:asciiTheme="minorHAnsi" w:hAnsiTheme="minorHAnsi"/>
          </w:rPr>
          <w:delText>onditio</w:delText>
        </w:r>
        <w:r w:rsidDel="005E6672">
          <w:rPr>
            <w:rFonts w:asciiTheme="minorHAnsi" w:hAnsiTheme="minorHAnsi"/>
          </w:rPr>
          <w:delText>ns</w:delText>
        </w:r>
      </w:del>
    </w:p>
    <w:p w14:paraId="0C5CC0D9" w14:textId="5389BD32" w:rsidR="00282B5E" w:rsidDel="005E6672" w:rsidRDefault="008F3FEB" w:rsidP="005E6672">
      <w:pPr>
        <w:pStyle w:val="TextBody"/>
        <w:spacing w:line="276" w:lineRule="auto"/>
        <w:jc w:val="both"/>
        <w:rPr>
          <w:del w:id="400" w:author="Dugan, Nichole L" w:date="2016-04-24T12:06:00Z"/>
          <w:rFonts w:asciiTheme="minorHAnsi" w:hAnsiTheme="minorHAnsi"/>
        </w:rPr>
        <w:pPrChange w:id="401" w:author="Dugan, Nichole L" w:date="2016-04-24T12:06:00Z">
          <w:pPr>
            <w:pStyle w:val="TextBody"/>
            <w:numPr>
              <w:numId w:val="1"/>
            </w:numPr>
            <w:spacing w:line="276" w:lineRule="auto"/>
            <w:jc w:val="both"/>
          </w:pPr>
        </w:pPrChange>
      </w:pPr>
      <w:bookmarkStart w:id="402" w:name="__DdeLink__160_246192128"/>
      <w:bookmarkEnd w:id="402"/>
      <w:commentRangeStart w:id="403"/>
      <w:del w:id="404" w:author="Dugan, Nichole L" w:date="2016-04-24T12:06:00Z">
        <w:r w:rsidRPr="001E4C93" w:rsidDel="005E6672">
          <w:rPr>
            <w:rFonts w:asciiTheme="minorHAnsi" w:hAnsiTheme="minorHAnsi"/>
          </w:rPr>
          <w:delText xml:space="preserve">Our application </w:delText>
        </w:r>
      </w:del>
      <w:ins w:id="405" w:author="Darin Dugan" w:date="2016-04-23T16:46:00Z">
        <w:del w:id="406" w:author="Dugan, Nichole L" w:date="2016-04-24T12:06:00Z">
          <w:r w:rsidR="00725514" w:rsidDel="005E6672">
            <w:rPr>
              <w:rFonts w:asciiTheme="minorHAnsi" w:hAnsiTheme="minorHAnsi"/>
            </w:rPr>
            <w:delText xml:space="preserve">tests </w:delText>
          </w:r>
        </w:del>
      </w:ins>
      <w:del w:id="407" w:author="Dugan, Nichole L" w:date="2016-04-24T12:06:00Z">
        <w:r w:rsidRPr="001E4C93" w:rsidDel="005E6672">
          <w:rPr>
            <w:rFonts w:asciiTheme="minorHAnsi" w:hAnsiTheme="minorHAnsi"/>
          </w:rPr>
          <w:delText>will consist</w:delText>
        </w:r>
      </w:del>
      <w:ins w:id="408" w:author="Darin Dugan" w:date="2016-04-23T16:46:00Z">
        <w:del w:id="409" w:author="Dugan, Nichole L" w:date="2016-04-24T12:06:00Z">
          <w:r w:rsidR="00725514" w:rsidDel="005E6672">
            <w:rPr>
              <w:rFonts w:asciiTheme="minorHAnsi" w:hAnsiTheme="minorHAnsi"/>
            </w:rPr>
            <w:delText>ed</w:delText>
          </w:r>
        </w:del>
      </w:ins>
      <w:del w:id="410" w:author="Dugan, Nichole L" w:date="2016-04-24T12:06:00Z">
        <w:r w:rsidRPr="001E4C93" w:rsidDel="005E6672">
          <w:rPr>
            <w:rFonts w:asciiTheme="minorHAnsi" w:hAnsiTheme="minorHAnsi"/>
          </w:rPr>
          <w:delText xml:space="preserve"> of a minimum of three videos</w:delText>
        </w:r>
      </w:del>
      <w:ins w:id="411" w:author="Darin Dugan" w:date="2016-04-23T16:46:00Z">
        <w:del w:id="412" w:author="Dugan, Nichole L" w:date="2016-04-24T12:06:00Z">
          <w:r w:rsidR="00725514" w:rsidDel="005E6672">
            <w:rPr>
              <w:rFonts w:asciiTheme="minorHAnsi" w:hAnsiTheme="minorHAnsi"/>
            </w:rPr>
            <w:delText xml:space="preserve"> or </w:delText>
          </w:r>
        </w:del>
      </w:ins>
      <w:del w:id="413" w:author="Dugan, Nichole L" w:date="2016-04-24T12:06:00Z">
        <w:r w:rsidRPr="001E4C93" w:rsidDel="005E6672">
          <w:rPr>
            <w:rFonts w:asciiTheme="minorHAnsi" w:hAnsiTheme="minorHAnsi"/>
          </w:rPr>
          <w:delText>/photos in the regression test.  These videos</w:delText>
        </w:r>
      </w:del>
      <w:ins w:id="414" w:author="Darin Dugan" w:date="2016-04-23T16:46:00Z">
        <w:del w:id="415" w:author="Dugan, Nichole L" w:date="2016-04-24T12:06:00Z">
          <w:r w:rsidR="00725514" w:rsidDel="005E6672">
            <w:rPr>
              <w:rFonts w:asciiTheme="minorHAnsi" w:hAnsiTheme="minorHAnsi"/>
            </w:rPr>
            <w:delText xml:space="preserve"> or</w:delText>
          </w:r>
        </w:del>
      </w:ins>
      <w:del w:id="416" w:author="Dugan, Nichole L" w:date="2016-04-24T12:06:00Z">
        <w:r w:rsidRPr="001E4C93" w:rsidDel="005E6672">
          <w:rPr>
            <w:rFonts w:asciiTheme="minorHAnsi" w:hAnsiTheme="minorHAnsi"/>
          </w:rPr>
          <w:delText>/</w:delText>
        </w:r>
      </w:del>
      <w:ins w:id="417" w:author="Darin Dugan" w:date="2016-04-23T16:46:00Z">
        <w:del w:id="418" w:author="Dugan, Nichole L" w:date="2016-04-24T12:06:00Z">
          <w:r w:rsidR="00725514" w:rsidDel="005E6672">
            <w:rPr>
              <w:rFonts w:asciiTheme="minorHAnsi" w:hAnsiTheme="minorHAnsi"/>
            </w:rPr>
            <w:delText xml:space="preserve"> </w:delText>
          </w:r>
        </w:del>
      </w:ins>
      <w:del w:id="419" w:author="Dugan, Nichole L" w:date="2016-04-24T12:06:00Z">
        <w:r w:rsidRPr="001E4C93" w:rsidDel="005E6672">
          <w:rPr>
            <w:rFonts w:asciiTheme="minorHAnsi" w:hAnsiTheme="minorHAnsi"/>
          </w:rPr>
          <w:delText xml:space="preserve">photos will be of each team member.  The reason for this </w:delText>
        </w:r>
      </w:del>
      <w:ins w:id="420" w:author="Darin Dugan" w:date="2016-04-23T17:04:00Z">
        <w:del w:id="421" w:author="Dugan, Nichole L" w:date="2016-04-24T12:06:00Z">
          <w:r w:rsidR="00606A25" w:rsidDel="005E6672">
            <w:rPr>
              <w:rFonts w:asciiTheme="minorHAnsi" w:hAnsiTheme="minorHAnsi"/>
            </w:rPr>
            <w:delText>wa</w:delText>
          </w:r>
        </w:del>
      </w:ins>
      <w:del w:id="422" w:author="Dugan, Nichole L" w:date="2016-04-24T12:06:00Z">
        <w:r w:rsidRPr="001E4C93" w:rsidDel="005E6672">
          <w:rPr>
            <w:rFonts w:asciiTheme="minorHAnsi" w:hAnsiTheme="minorHAnsi"/>
          </w:rPr>
          <w:delText>is to ensure the quality of our solution.  We will likely add more videos</w:delText>
        </w:r>
      </w:del>
      <w:ins w:id="423" w:author="Darin Dugan" w:date="2016-04-23T17:05:00Z">
        <w:del w:id="424" w:author="Dugan, Nichole L" w:date="2016-04-24T12:06:00Z">
          <w:r w:rsidR="00606A25" w:rsidDel="005E6672">
            <w:rPr>
              <w:rFonts w:asciiTheme="minorHAnsi" w:hAnsiTheme="minorHAnsi"/>
            </w:rPr>
            <w:delText xml:space="preserve"> or</w:delText>
          </w:r>
        </w:del>
      </w:ins>
      <w:del w:id="425" w:author="Dugan, Nichole L" w:date="2016-04-24T12:06:00Z">
        <w:r w:rsidRPr="001E4C93" w:rsidDel="005E6672">
          <w:rPr>
            <w:rFonts w:asciiTheme="minorHAnsi" w:hAnsiTheme="minorHAnsi"/>
          </w:rPr>
          <w:delText>/</w:delText>
        </w:r>
      </w:del>
      <w:ins w:id="426" w:author="Darin Dugan" w:date="2016-04-23T17:05:00Z">
        <w:del w:id="427" w:author="Dugan, Nichole L" w:date="2016-04-24T12:06:00Z">
          <w:r w:rsidR="00606A25" w:rsidDel="005E6672">
            <w:rPr>
              <w:rFonts w:asciiTheme="minorHAnsi" w:hAnsiTheme="minorHAnsi"/>
            </w:rPr>
            <w:delText xml:space="preserve"> </w:delText>
          </w:r>
        </w:del>
      </w:ins>
      <w:del w:id="428" w:author="Dugan, Nichole L" w:date="2016-04-24T12:06:00Z">
        <w:r w:rsidRPr="001E4C93" w:rsidDel="005E6672">
          <w:rPr>
            <w:rFonts w:asciiTheme="minorHAnsi" w:hAnsiTheme="minorHAnsi"/>
          </w:rPr>
          <w:delText>photos as test evidence, but at this point three photos</w:delText>
        </w:r>
      </w:del>
      <w:ins w:id="429" w:author="Darin Dugan" w:date="2016-04-23T17:05:00Z">
        <w:del w:id="430" w:author="Dugan, Nichole L" w:date="2016-04-24T12:06:00Z">
          <w:r w:rsidR="00606A25" w:rsidDel="005E6672">
            <w:rPr>
              <w:rFonts w:asciiTheme="minorHAnsi" w:hAnsiTheme="minorHAnsi"/>
            </w:rPr>
            <w:delText xml:space="preserve"> or </w:delText>
          </w:r>
        </w:del>
      </w:ins>
      <w:del w:id="431" w:author="Dugan, Nichole L" w:date="2016-04-24T12:06:00Z">
        <w:r w:rsidRPr="001E4C93" w:rsidDel="005E6672">
          <w:rPr>
            <w:rFonts w:asciiTheme="minorHAnsi" w:hAnsiTheme="minorHAnsi"/>
          </w:rPr>
          <w:delText>/videos will be required for the successful completion of our application.</w:delText>
        </w:r>
        <w:commentRangeEnd w:id="403"/>
        <w:r w:rsidR="00606A25" w:rsidDel="005E6672">
          <w:rPr>
            <w:rStyle w:val="CommentReference"/>
          </w:rPr>
          <w:commentReference w:id="403"/>
        </w:r>
      </w:del>
    </w:p>
    <w:p w14:paraId="5D5EFE9A" w14:textId="40913C26" w:rsidR="00282B5E" w:rsidRPr="001E4C93" w:rsidDel="005E6672" w:rsidRDefault="006D3118" w:rsidP="005E6672">
      <w:pPr>
        <w:pStyle w:val="Heading1"/>
        <w:numPr>
          <w:ilvl w:val="0"/>
          <w:numId w:val="0"/>
        </w:numPr>
        <w:spacing w:line="276" w:lineRule="auto"/>
        <w:jc w:val="both"/>
        <w:rPr>
          <w:del w:id="432" w:author="Dugan, Nichole L" w:date="2016-04-24T12:06:00Z"/>
          <w:rFonts w:asciiTheme="minorHAnsi" w:hAnsiTheme="minorHAnsi"/>
        </w:rPr>
        <w:pPrChange w:id="433" w:author="Dugan, Nichole L" w:date="2016-04-24T12:06:00Z">
          <w:pPr>
            <w:pStyle w:val="Heading1"/>
            <w:spacing w:line="276" w:lineRule="auto"/>
            <w:jc w:val="both"/>
          </w:pPr>
        </w:pPrChange>
      </w:pPr>
      <w:del w:id="434" w:author="Dugan, Nichole L" w:date="2016-04-24T12:06:00Z">
        <w:r w:rsidDel="005E6672">
          <w:rPr>
            <w:rFonts w:asciiTheme="minorHAnsi" w:hAnsiTheme="minorHAnsi"/>
          </w:rPr>
          <w:delText>Test Subjects</w:delText>
        </w:r>
      </w:del>
    </w:p>
    <w:p w14:paraId="205A3583" w14:textId="1181C166" w:rsidR="00282B5E" w:rsidRPr="001E4C93" w:rsidDel="005E6672" w:rsidRDefault="008F3FEB" w:rsidP="005E6672">
      <w:pPr>
        <w:pStyle w:val="TextBody"/>
        <w:spacing w:line="276" w:lineRule="auto"/>
        <w:jc w:val="both"/>
        <w:rPr>
          <w:del w:id="435" w:author="Dugan, Nichole L" w:date="2016-04-24T12:06:00Z"/>
          <w:rFonts w:asciiTheme="minorHAnsi" w:hAnsiTheme="minorHAnsi"/>
        </w:rPr>
        <w:pPrChange w:id="436" w:author="Dugan, Nichole L" w:date="2016-04-24T12:06:00Z">
          <w:pPr>
            <w:pStyle w:val="TextBody"/>
            <w:numPr>
              <w:numId w:val="1"/>
            </w:numPr>
            <w:spacing w:line="276" w:lineRule="auto"/>
            <w:jc w:val="both"/>
          </w:pPr>
        </w:pPrChange>
      </w:pPr>
      <w:del w:id="437" w:author="Dugan, Nichole L" w:date="2016-04-24T12:06:00Z">
        <w:r w:rsidRPr="001E4C93" w:rsidDel="005E6672">
          <w:rPr>
            <w:rFonts w:asciiTheme="minorHAnsi" w:hAnsiTheme="minorHAnsi"/>
          </w:rPr>
          <w:delText>As our application will consist</w:delText>
        </w:r>
      </w:del>
      <w:ins w:id="438" w:author="Darin Dugan" w:date="2016-04-23T17:05:00Z">
        <w:del w:id="439" w:author="Dugan, Nichole L" w:date="2016-04-24T12:06:00Z">
          <w:r w:rsidR="00606A25" w:rsidDel="005E6672">
            <w:rPr>
              <w:rFonts w:asciiTheme="minorHAnsi" w:hAnsiTheme="minorHAnsi"/>
            </w:rPr>
            <w:delText>ed</w:delText>
          </w:r>
        </w:del>
      </w:ins>
      <w:del w:id="440" w:author="Dugan, Nichole L" w:date="2016-04-24T12:06:00Z">
        <w:r w:rsidRPr="001E4C93" w:rsidDel="005E6672">
          <w:rPr>
            <w:rFonts w:asciiTheme="minorHAnsi" w:hAnsiTheme="minorHAnsi"/>
          </w:rPr>
          <w:delText xml:space="preserve"> of </w:delText>
        </w:r>
      </w:del>
      <w:ins w:id="441" w:author="Darin Dugan" w:date="2016-04-23T17:06:00Z">
        <w:del w:id="442" w:author="Dugan, Nichole L" w:date="2016-04-24T12:06:00Z">
          <w:r w:rsidR="00606A25" w:rsidDel="005E6672">
            <w:rPr>
              <w:rFonts w:asciiTheme="minorHAnsi" w:hAnsiTheme="minorHAnsi"/>
            </w:rPr>
            <w:delText xml:space="preserve">multiple videos or photos </w:delText>
          </w:r>
        </w:del>
      </w:ins>
      <w:del w:id="443" w:author="Dugan, Nichole L" w:date="2016-04-24T12:06:00Z">
        <w:r w:rsidRPr="001E4C93" w:rsidDel="005E6672">
          <w:rPr>
            <w:rFonts w:asciiTheme="minorHAnsi" w:hAnsiTheme="minorHAnsi"/>
          </w:rPr>
          <w:delText>a minimum of three videos/photos in the regression test</w:delText>
        </w:r>
      </w:del>
      <w:ins w:id="444" w:author="Darin Dugan" w:date="2016-04-23T17:06:00Z">
        <w:del w:id="445" w:author="Dugan, Nichole L" w:date="2016-04-24T12:06:00Z">
          <w:r w:rsidR="00606A25" w:rsidDel="005E6672">
            <w:rPr>
              <w:rFonts w:asciiTheme="minorHAnsi" w:hAnsiTheme="minorHAnsi"/>
            </w:rPr>
            <w:delText xml:space="preserve">, </w:delText>
          </w:r>
        </w:del>
      </w:ins>
      <w:del w:id="446" w:author="Dugan, Nichole L" w:date="2016-04-24T12:06:00Z">
        <w:r w:rsidRPr="001E4C93" w:rsidDel="005E6672">
          <w:rPr>
            <w:rFonts w:asciiTheme="minorHAnsi" w:hAnsiTheme="minorHAnsi"/>
          </w:rPr>
          <w:delText>; we will require</w:delText>
        </w:r>
      </w:del>
      <w:ins w:id="447" w:author="Darin Dugan" w:date="2016-04-23T17:06:00Z">
        <w:del w:id="448" w:author="Dugan, Nichole L" w:date="2016-04-24T12:06:00Z">
          <w:r w:rsidR="00606A25" w:rsidDel="005E6672">
            <w:rPr>
              <w:rFonts w:asciiTheme="minorHAnsi" w:hAnsiTheme="minorHAnsi"/>
            </w:rPr>
            <w:delText>d</w:delText>
          </w:r>
        </w:del>
      </w:ins>
      <w:del w:id="449" w:author="Dugan, Nichole L" w:date="2016-04-24T12:06:00Z">
        <w:r w:rsidRPr="001E4C93" w:rsidDel="005E6672">
          <w:rPr>
            <w:rFonts w:asciiTheme="minorHAnsi" w:hAnsiTheme="minorHAnsi"/>
          </w:rPr>
          <w:delText xml:space="preserve"> a separate subject for each of these pictures</w:delText>
        </w:r>
      </w:del>
      <w:ins w:id="450" w:author="Darin Dugan" w:date="2016-04-23T17:06:00Z">
        <w:del w:id="451" w:author="Dugan, Nichole L" w:date="2016-04-24T12:06:00Z">
          <w:r w:rsidR="00606A25" w:rsidDel="005E6672">
            <w:rPr>
              <w:rFonts w:asciiTheme="minorHAnsi" w:hAnsiTheme="minorHAnsi"/>
            </w:rPr>
            <w:delText xml:space="preserve"> or </w:delText>
          </w:r>
        </w:del>
      </w:ins>
      <w:del w:id="452" w:author="Dugan, Nichole L" w:date="2016-04-24T12:06:00Z">
        <w:r w:rsidRPr="001E4C93" w:rsidDel="005E6672">
          <w:rPr>
            <w:rFonts w:asciiTheme="minorHAnsi" w:hAnsiTheme="minorHAnsi"/>
          </w:rPr>
          <w:delText>/videos.  This will ensure there are at least three subjects used as a test subject.  This will ensure</w:delText>
        </w:r>
      </w:del>
      <w:ins w:id="453" w:author="Darin Dugan" w:date="2016-04-23T17:06:00Z">
        <w:del w:id="454" w:author="Dugan, Nichole L" w:date="2016-04-24T12:06:00Z">
          <w:r w:rsidR="00606A25" w:rsidDel="005E6672">
            <w:rPr>
              <w:rFonts w:asciiTheme="minorHAnsi" w:hAnsiTheme="minorHAnsi"/>
            </w:rPr>
            <w:delText>d</w:delText>
          </w:r>
        </w:del>
      </w:ins>
      <w:del w:id="455" w:author="Dugan, Nichole L" w:date="2016-04-24T12:06:00Z">
        <w:r w:rsidRPr="001E4C93" w:rsidDel="005E6672">
          <w:rPr>
            <w:rFonts w:asciiTheme="minorHAnsi" w:hAnsiTheme="minorHAnsi"/>
          </w:rPr>
          <w:delText xml:space="preserve"> our application works for more than one person and </w:delText>
        </w:r>
      </w:del>
      <w:ins w:id="456" w:author="Darin Dugan" w:date="2016-04-23T17:06:00Z">
        <w:del w:id="457" w:author="Dugan, Nichole L" w:date="2016-04-24T12:06:00Z">
          <w:r w:rsidR="00606A25" w:rsidDel="005E6672">
            <w:rPr>
              <w:rFonts w:asciiTheme="minorHAnsi" w:hAnsiTheme="minorHAnsi"/>
            </w:rPr>
            <w:delText xml:space="preserve">was </w:delText>
          </w:r>
        </w:del>
      </w:ins>
      <w:del w:id="458" w:author="Dugan, Nichole L" w:date="2016-04-24T12:06:00Z">
        <w:r w:rsidRPr="001E4C93" w:rsidDel="005E6672">
          <w:rPr>
            <w:rFonts w:asciiTheme="minorHAnsi" w:hAnsiTheme="minorHAnsi"/>
          </w:rPr>
          <w:delText xml:space="preserve">will be convenient as we are a group of three people.  More people will be </w:delText>
        </w:r>
      </w:del>
      <w:ins w:id="459" w:author="Darin Dugan" w:date="2016-04-23T17:08:00Z">
        <w:del w:id="460" w:author="Dugan, Nichole L" w:date="2016-04-24T12:06:00Z">
          <w:r w:rsidR="00CD31F8" w:rsidDel="005E6672">
            <w:rPr>
              <w:rFonts w:asciiTheme="minorHAnsi" w:hAnsiTheme="minorHAnsi"/>
            </w:rPr>
            <w:delText xml:space="preserve">could be </w:delText>
          </w:r>
        </w:del>
      </w:ins>
      <w:del w:id="461" w:author="Dugan, Nichole L" w:date="2016-04-24T12:06:00Z">
        <w:r w:rsidRPr="001E4C93" w:rsidDel="005E6672">
          <w:rPr>
            <w:rFonts w:asciiTheme="minorHAnsi" w:hAnsiTheme="minorHAnsi"/>
          </w:rPr>
          <w:delText xml:space="preserve">added and more videos will </w:delText>
        </w:r>
      </w:del>
      <w:ins w:id="462" w:author="Darin Dugan" w:date="2016-04-23T17:08:00Z">
        <w:del w:id="463" w:author="Dugan, Nichole L" w:date="2016-04-24T12:06:00Z">
          <w:r w:rsidR="00CD31F8" w:rsidDel="005E6672">
            <w:rPr>
              <w:rFonts w:asciiTheme="minorHAnsi" w:hAnsiTheme="minorHAnsi"/>
            </w:rPr>
            <w:delText xml:space="preserve">could </w:delText>
          </w:r>
        </w:del>
      </w:ins>
      <w:del w:id="464" w:author="Dugan, Nichole L" w:date="2016-04-24T12:06:00Z">
        <w:r w:rsidRPr="001E4C93" w:rsidDel="005E6672">
          <w:rPr>
            <w:rFonts w:asciiTheme="minorHAnsi" w:hAnsiTheme="minorHAnsi"/>
          </w:rPr>
          <w:delText xml:space="preserve">be taken </w:delText>
        </w:r>
      </w:del>
      <w:ins w:id="465" w:author="Darin Dugan" w:date="2016-04-23T17:08:00Z">
        <w:del w:id="466" w:author="Dugan, Nichole L" w:date="2016-04-24T12:06:00Z">
          <w:r w:rsidR="00CD31F8" w:rsidDel="005E6672">
            <w:rPr>
              <w:rFonts w:asciiTheme="minorHAnsi" w:hAnsiTheme="minorHAnsi"/>
            </w:rPr>
            <w:delText xml:space="preserve">to enhance </w:delText>
          </w:r>
        </w:del>
      </w:ins>
      <w:del w:id="467" w:author="Dugan, Nichole L" w:date="2016-04-24T12:06:00Z">
        <w:r w:rsidRPr="001E4C93" w:rsidDel="005E6672">
          <w:rPr>
            <w:rFonts w:asciiTheme="minorHAnsi" w:hAnsiTheme="minorHAnsi"/>
          </w:rPr>
          <w:delText>with respect to the necessary regression test.</w:delText>
        </w:r>
      </w:del>
    </w:p>
    <w:p w14:paraId="3FC394B8" w14:textId="2508C6AB" w:rsidR="00282B5E" w:rsidRPr="001E4C93" w:rsidDel="005E6672" w:rsidRDefault="006D3118" w:rsidP="005E6672">
      <w:pPr>
        <w:pStyle w:val="Heading1"/>
        <w:numPr>
          <w:ilvl w:val="0"/>
          <w:numId w:val="0"/>
        </w:numPr>
        <w:spacing w:line="276" w:lineRule="auto"/>
        <w:jc w:val="both"/>
        <w:rPr>
          <w:del w:id="468" w:author="Dugan, Nichole L" w:date="2016-04-24T12:06:00Z"/>
          <w:rFonts w:asciiTheme="minorHAnsi" w:hAnsiTheme="minorHAnsi"/>
        </w:rPr>
        <w:pPrChange w:id="469" w:author="Dugan, Nichole L" w:date="2016-04-24T12:06:00Z">
          <w:pPr>
            <w:pStyle w:val="Heading1"/>
            <w:spacing w:line="276" w:lineRule="auto"/>
            <w:jc w:val="both"/>
          </w:pPr>
        </w:pPrChange>
      </w:pPr>
      <w:del w:id="470" w:author="Dugan, Nichole L" w:date="2016-04-24T12:06:00Z">
        <w:r w:rsidDel="005E6672">
          <w:rPr>
            <w:rFonts w:asciiTheme="minorHAnsi" w:hAnsiTheme="minorHAnsi"/>
          </w:rPr>
          <w:delText>Evaluation of R</w:delText>
        </w:r>
        <w:r w:rsidR="008F3FEB" w:rsidRPr="001E4C93" w:rsidDel="005E6672">
          <w:rPr>
            <w:rFonts w:asciiTheme="minorHAnsi" w:hAnsiTheme="minorHAnsi"/>
          </w:rPr>
          <w:delText>esults</w:delText>
        </w:r>
      </w:del>
    </w:p>
    <w:p w14:paraId="4D2D1E2D" w14:textId="514261E5" w:rsidR="00282B5E" w:rsidRPr="001E4C93" w:rsidDel="005E6672" w:rsidRDefault="008F3FEB" w:rsidP="005E6672">
      <w:pPr>
        <w:pStyle w:val="TextBody"/>
        <w:spacing w:line="276" w:lineRule="auto"/>
        <w:jc w:val="both"/>
        <w:rPr>
          <w:del w:id="471" w:author="Dugan, Nichole L" w:date="2016-04-24T12:06:00Z"/>
          <w:rFonts w:asciiTheme="minorHAnsi" w:hAnsiTheme="minorHAnsi"/>
        </w:rPr>
        <w:pPrChange w:id="472" w:author="Dugan, Nichole L" w:date="2016-04-24T12:06:00Z">
          <w:pPr>
            <w:pStyle w:val="TextBody"/>
            <w:numPr>
              <w:numId w:val="1"/>
            </w:numPr>
            <w:spacing w:line="276" w:lineRule="auto"/>
            <w:jc w:val="both"/>
          </w:pPr>
        </w:pPrChange>
      </w:pPr>
      <w:commentRangeStart w:id="473"/>
      <w:del w:id="474" w:author="Dugan, Nichole L" w:date="2016-04-24T12:06:00Z">
        <w:r w:rsidRPr="001E4C93" w:rsidDel="005E6672">
          <w:rPr>
            <w:rFonts w:asciiTheme="minorHAnsi" w:hAnsiTheme="minorHAnsi"/>
          </w:rPr>
          <w:delText xml:space="preserve">Our results will </w:delText>
        </w:r>
      </w:del>
      <w:ins w:id="475" w:author="Darin Dugan" w:date="2016-04-23T17:08:00Z">
        <w:del w:id="476" w:author="Dugan, Nichole L" w:date="2016-04-24T12:06:00Z">
          <w:r w:rsidR="00CD31F8" w:rsidDel="005E6672">
            <w:rPr>
              <w:rFonts w:asciiTheme="minorHAnsi" w:hAnsiTheme="minorHAnsi"/>
            </w:rPr>
            <w:delText>were</w:delText>
          </w:r>
        </w:del>
      </w:ins>
      <w:del w:id="477" w:author="Dugan, Nichole L" w:date="2016-04-24T12:06:00Z">
        <w:r w:rsidRPr="001E4C93" w:rsidDel="005E6672">
          <w:rPr>
            <w:rFonts w:asciiTheme="minorHAnsi" w:hAnsiTheme="minorHAnsi"/>
          </w:rPr>
          <w:delText>be evaluated by comparing what we have create</w:delText>
        </w:r>
        <w:r w:rsidR="0074478E" w:rsidDel="005E6672">
          <w:rPr>
            <w:rFonts w:asciiTheme="minorHAnsi" w:hAnsiTheme="minorHAnsi"/>
          </w:rPr>
          <w:delText>d with a standard driver’s license photo</w:delText>
        </w:r>
        <w:r w:rsidRPr="001E4C93" w:rsidDel="005E6672">
          <w:rPr>
            <w:rFonts w:asciiTheme="minorHAnsi" w:hAnsiTheme="minorHAnsi"/>
          </w:rPr>
          <w:delText xml:space="preserve">.  If our application falls </w:delText>
        </w:r>
      </w:del>
      <w:ins w:id="478" w:author="Darin Dugan" w:date="2016-04-23T17:09:00Z">
        <w:del w:id="479" w:author="Dugan, Nichole L" w:date="2016-04-24T12:06:00Z">
          <w:r w:rsidR="00CD31F8" w:rsidDel="005E6672">
            <w:rPr>
              <w:rFonts w:asciiTheme="minorHAnsi" w:hAnsiTheme="minorHAnsi"/>
            </w:rPr>
            <w:delText xml:space="preserve">fell </w:delText>
          </w:r>
        </w:del>
      </w:ins>
      <w:del w:id="480" w:author="Dugan, Nichole L" w:date="2016-04-24T12:06:00Z">
        <w:r w:rsidRPr="001E4C93" w:rsidDel="005E6672">
          <w:rPr>
            <w:rFonts w:asciiTheme="minorHAnsi" w:hAnsiTheme="minorHAnsi"/>
          </w:rPr>
          <w:delText>short of crea</w:delText>
        </w:r>
        <w:r w:rsidR="0074478E" w:rsidDel="005E6672">
          <w:rPr>
            <w:rFonts w:asciiTheme="minorHAnsi" w:hAnsiTheme="minorHAnsi"/>
          </w:rPr>
          <w:delText>ting acceptable</w:delText>
        </w:r>
        <w:r w:rsidRPr="001E4C93" w:rsidDel="005E6672">
          <w:rPr>
            <w:rFonts w:asciiTheme="minorHAnsi" w:hAnsiTheme="minorHAnsi"/>
          </w:rPr>
          <w:delText xml:space="preserve"> photos</w:delText>
        </w:r>
        <w:r w:rsidR="0074478E" w:rsidDel="005E6672">
          <w:rPr>
            <w:rFonts w:asciiTheme="minorHAnsi" w:hAnsiTheme="minorHAnsi"/>
          </w:rPr>
          <w:delText xml:space="preserve"> with a blue backdrop</w:delText>
        </w:r>
        <w:r w:rsidRPr="001E4C93" w:rsidDel="005E6672">
          <w:rPr>
            <w:rFonts w:asciiTheme="minorHAnsi" w:hAnsiTheme="minorHAnsi"/>
          </w:rPr>
          <w:delText>, the problem will need</w:delText>
        </w:r>
      </w:del>
      <w:ins w:id="481" w:author="Darin Dugan" w:date="2016-04-23T17:09:00Z">
        <w:del w:id="482" w:author="Dugan, Nichole L" w:date="2016-04-24T12:06:00Z">
          <w:r w:rsidR="00CD31F8" w:rsidDel="005E6672">
            <w:rPr>
              <w:rFonts w:asciiTheme="minorHAnsi" w:hAnsiTheme="minorHAnsi"/>
            </w:rPr>
            <w:delText>ed</w:delText>
          </w:r>
        </w:del>
      </w:ins>
      <w:del w:id="483" w:author="Dugan, Nichole L" w:date="2016-04-24T12:06:00Z">
        <w:r w:rsidRPr="001E4C93" w:rsidDel="005E6672">
          <w:rPr>
            <w:rFonts w:asciiTheme="minorHAnsi" w:hAnsiTheme="minorHAnsi"/>
          </w:rPr>
          <w:delText xml:space="preserve"> to be investigated.  Furthermore, if it's necessary</w:delText>
        </w:r>
        <w:r w:rsidR="00FD4EA3" w:rsidDel="005E6672">
          <w:rPr>
            <w:rFonts w:asciiTheme="minorHAnsi" w:hAnsiTheme="minorHAnsi"/>
          </w:rPr>
          <w:delText>,</w:delText>
        </w:r>
        <w:r w:rsidRPr="001E4C93" w:rsidDel="005E6672">
          <w:rPr>
            <w:rFonts w:asciiTheme="minorHAnsi" w:hAnsiTheme="minorHAnsi"/>
          </w:rPr>
          <w:delText xml:space="preserve"> we will also perform facial recognition on past photos to ensure that users are unable to replace their photo with a picture of someone else. </w:delText>
        </w:r>
        <w:r w:rsidR="00EB0853" w:rsidDel="005E6672">
          <w:rPr>
            <w:rFonts w:asciiTheme="minorHAnsi" w:hAnsiTheme="minorHAnsi"/>
          </w:rPr>
          <w:delText>Our</w:delText>
        </w:r>
        <w:r w:rsidRPr="001E4C93" w:rsidDel="005E6672">
          <w:rPr>
            <w:rFonts w:asciiTheme="minorHAnsi" w:hAnsiTheme="minorHAnsi"/>
          </w:rPr>
          <w:delText xml:space="preserve"> results will be evaluated based on how </w:delText>
        </w:r>
        <w:r w:rsidR="0074478E" w:rsidDel="005E6672">
          <w:rPr>
            <w:rFonts w:asciiTheme="minorHAnsi" w:hAnsiTheme="minorHAnsi"/>
          </w:rPr>
          <w:delText>accurately we can create</w:delText>
        </w:r>
        <w:r w:rsidRPr="001E4C93" w:rsidDel="005E6672">
          <w:rPr>
            <w:rFonts w:asciiTheme="minorHAnsi" w:hAnsiTheme="minorHAnsi"/>
          </w:rPr>
          <w:delText xml:space="preserve"> a driver's license photo with a background.  This background will be of varying colors.  Some backgrounds will be unacceptable due to them being close in color to hair or skin.  If the display does not change, it may be impossible to recognize a face correctly.</w:delText>
        </w:r>
      </w:del>
    </w:p>
    <w:p w14:paraId="56EB7B30" w14:textId="2F9A3BD7" w:rsidR="00282B5E" w:rsidRPr="001E4C93" w:rsidDel="005E6672" w:rsidRDefault="0074478E" w:rsidP="005E6672">
      <w:pPr>
        <w:pStyle w:val="TextBody"/>
        <w:spacing w:line="276" w:lineRule="auto"/>
        <w:jc w:val="both"/>
        <w:rPr>
          <w:del w:id="484" w:author="Dugan, Nichole L" w:date="2016-04-24T12:06:00Z"/>
          <w:rFonts w:asciiTheme="minorHAnsi" w:hAnsiTheme="minorHAnsi"/>
        </w:rPr>
        <w:pPrChange w:id="485" w:author="Dugan, Nichole L" w:date="2016-04-24T12:06:00Z">
          <w:pPr>
            <w:pStyle w:val="TextBody"/>
            <w:numPr>
              <w:numId w:val="1"/>
            </w:numPr>
            <w:spacing w:line="276" w:lineRule="auto"/>
            <w:jc w:val="both"/>
          </w:pPr>
        </w:pPrChange>
      </w:pPr>
      <w:del w:id="486" w:author="Dugan, Nichole L" w:date="2016-04-24T12:06:00Z">
        <w:r w:rsidDel="005E6672">
          <w:rPr>
            <w:rFonts w:asciiTheme="minorHAnsi" w:hAnsiTheme="minorHAnsi"/>
          </w:rPr>
          <w:delText>T</w:delText>
        </w:r>
        <w:r w:rsidR="008F3FEB" w:rsidRPr="001E4C93" w:rsidDel="005E6672">
          <w:rPr>
            <w:rFonts w:asciiTheme="minorHAnsi" w:hAnsiTheme="minorHAnsi"/>
          </w:rPr>
          <w:delText>he initial results of our application will be compared manually</w:delText>
        </w:r>
        <w:r w:rsidDel="005E6672">
          <w:rPr>
            <w:rFonts w:asciiTheme="minorHAnsi" w:hAnsiTheme="minorHAnsi"/>
          </w:rPr>
          <w:delText xml:space="preserve"> as a final evaluation metric</w:delText>
        </w:r>
        <w:r w:rsidR="008F3FEB" w:rsidRPr="001E4C93" w:rsidDel="005E6672">
          <w:rPr>
            <w:rFonts w:asciiTheme="minorHAnsi" w:hAnsiTheme="minorHAnsi"/>
          </w:rPr>
          <w:delText>.  However, in the future we will automatically compare previous successful results with the most recent result.  This will allow us to potentially speed up development and create an acceptable solution to this problem.</w:delText>
        </w:r>
        <w:commentRangeEnd w:id="473"/>
        <w:r w:rsidR="00CD31F8" w:rsidDel="005E6672">
          <w:rPr>
            <w:rStyle w:val="CommentReference"/>
          </w:rPr>
          <w:commentReference w:id="473"/>
        </w:r>
      </w:del>
    </w:p>
    <w:p w14:paraId="22E1CE49" w14:textId="7BCAE10E" w:rsidR="00282B5E" w:rsidRPr="001E4C93" w:rsidDel="005E6672" w:rsidRDefault="006D3118" w:rsidP="005E6672">
      <w:pPr>
        <w:pStyle w:val="Heading1"/>
        <w:numPr>
          <w:ilvl w:val="0"/>
          <w:numId w:val="0"/>
        </w:numPr>
        <w:spacing w:line="276" w:lineRule="auto"/>
        <w:jc w:val="both"/>
        <w:rPr>
          <w:del w:id="487" w:author="Dugan, Nichole L" w:date="2016-04-24T12:06:00Z"/>
          <w:rFonts w:asciiTheme="minorHAnsi" w:hAnsiTheme="minorHAnsi"/>
        </w:rPr>
        <w:pPrChange w:id="488" w:author="Dugan, Nichole L" w:date="2016-04-24T12:06:00Z">
          <w:pPr>
            <w:pStyle w:val="Heading1"/>
            <w:spacing w:line="276" w:lineRule="auto"/>
            <w:jc w:val="both"/>
          </w:pPr>
        </w:pPrChange>
      </w:pPr>
      <w:del w:id="489" w:author="Dugan, Nichole L" w:date="2016-04-24T12:06:00Z">
        <w:r w:rsidDel="005E6672">
          <w:rPr>
            <w:rFonts w:asciiTheme="minorHAnsi" w:hAnsiTheme="minorHAnsi"/>
          </w:rPr>
          <w:delText>I</w:delText>
        </w:r>
        <w:r w:rsidR="008F3FEB" w:rsidRPr="001E4C93" w:rsidDel="005E6672">
          <w:rPr>
            <w:rFonts w:asciiTheme="minorHAnsi" w:hAnsiTheme="minorHAnsi"/>
          </w:rPr>
          <w:delText>mprov</w:delText>
        </w:r>
        <w:r w:rsidDel="005E6672">
          <w:rPr>
            <w:rFonts w:asciiTheme="minorHAnsi" w:hAnsiTheme="minorHAnsi"/>
          </w:rPr>
          <w:delText>ing the Application</w:delText>
        </w:r>
      </w:del>
    </w:p>
    <w:p w14:paraId="4BB384EF" w14:textId="5F3B7627" w:rsidR="00282B5E" w:rsidRPr="001E4C93" w:rsidDel="005E6672" w:rsidRDefault="0074478E" w:rsidP="005E6672">
      <w:pPr>
        <w:pStyle w:val="TextBody"/>
        <w:spacing w:line="276" w:lineRule="auto"/>
        <w:jc w:val="both"/>
        <w:rPr>
          <w:del w:id="490" w:author="Dugan, Nichole L" w:date="2016-04-24T12:06:00Z"/>
          <w:rFonts w:asciiTheme="minorHAnsi" w:hAnsiTheme="minorHAnsi"/>
        </w:rPr>
        <w:pPrChange w:id="491" w:author="Dugan, Nichole L" w:date="2016-04-24T12:06:00Z">
          <w:pPr>
            <w:pStyle w:val="TextBody"/>
            <w:numPr>
              <w:numId w:val="1"/>
            </w:numPr>
            <w:spacing w:line="276" w:lineRule="auto"/>
            <w:jc w:val="both"/>
          </w:pPr>
        </w:pPrChange>
      </w:pPr>
      <w:commentRangeStart w:id="492"/>
      <w:del w:id="493" w:author="Dugan, Nichole L" w:date="2016-04-24T12:06:00Z">
        <w:r w:rsidDel="005E6672">
          <w:rPr>
            <w:rFonts w:asciiTheme="minorHAnsi" w:hAnsiTheme="minorHAnsi"/>
          </w:rPr>
          <w:delText>After our initial goals are met, we will try to improve our application.</w:delText>
        </w:r>
        <w:r w:rsidR="008F3FEB" w:rsidRPr="001E4C93" w:rsidDel="005E6672">
          <w:rPr>
            <w:rFonts w:asciiTheme="minorHAnsi" w:hAnsiTheme="minorHAnsi"/>
          </w:rPr>
          <w:delText xml:space="preserve">  </w:delText>
        </w:r>
        <w:r w:rsidDel="005E6672">
          <w:rPr>
            <w:rFonts w:asciiTheme="minorHAnsi" w:hAnsiTheme="minorHAnsi"/>
          </w:rPr>
          <w:delText>We</w:delText>
        </w:r>
        <w:r w:rsidR="008F3FEB" w:rsidRPr="001E4C93" w:rsidDel="005E6672">
          <w:rPr>
            <w:rFonts w:asciiTheme="minorHAnsi" w:hAnsiTheme="minorHAnsi"/>
          </w:rPr>
          <w:delText xml:space="preserve"> will ensure that our results are comparable with the previous results or manually input them as the new base image.  This will allow for fast development and it will ensure the quality of our application.  After our application is successful with a large majority of faces, the application will no longer need to be “improved” </w:delText>
        </w:r>
        <w:r w:rsidDel="005E6672">
          <w:rPr>
            <w:rFonts w:asciiTheme="minorHAnsi" w:hAnsiTheme="minorHAnsi"/>
          </w:rPr>
          <w:delText>and will be ready for production implementation</w:delText>
        </w:r>
        <w:r w:rsidR="008F3FEB" w:rsidRPr="001E4C93" w:rsidDel="005E6672">
          <w:rPr>
            <w:rFonts w:asciiTheme="minorHAnsi" w:hAnsiTheme="minorHAnsi"/>
          </w:rPr>
          <w:delText xml:space="preserve">.  </w:delText>
        </w:r>
      </w:del>
    </w:p>
    <w:p w14:paraId="40FFAA6D" w14:textId="0F35C114" w:rsidR="00282B5E" w:rsidRPr="001E4C93" w:rsidDel="005E6672" w:rsidRDefault="0074478E" w:rsidP="005E6672">
      <w:pPr>
        <w:pStyle w:val="TextBody"/>
        <w:spacing w:line="276" w:lineRule="auto"/>
        <w:jc w:val="both"/>
        <w:rPr>
          <w:del w:id="494" w:author="Dugan, Nichole L" w:date="2016-04-24T12:06:00Z"/>
          <w:rFonts w:asciiTheme="minorHAnsi" w:hAnsiTheme="minorHAnsi"/>
        </w:rPr>
        <w:pPrChange w:id="495" w:author="Dugan, Nichole L" w:date="2016-04-24T12:06:00Z">
          <w:pPr>
            <w:pStyle w:val="TextBody"/>
            <w:numPr>
              <w:numId w:val="1"/>
            </w:numPr>
            <w:spacing w:line="276" w:lineRule="auto"/>
            <w:jc w:val="both"/>
          </w:pPr>
        </w:pPrChange>
      </w:pPr>
      <w:del w:id="496" w:author="Dugan, Nichole L" w:date="2016-04-24T12:06:00Z">
        <w:r w:rsidDel="005E6672">
          <w:rPr>
            <w:rFonts w:asciiTheme="minorHAnsi" w:hAnsiTheme="minorHAnsi"/>
          </w:rPr>
          <w:delText>If we are able to meet the first phases of our project early, we will look into additional features.</w:delText>
        </w:r>
        <w:r w:rsidR="008F3FEB" w:rsidRPr="001E4C93" w:rsidDel="005E6672">
          <w:rPr>
            <w:rFonts w:asciiTheme="minorHAnsi" w:hAnsiTheme="minorHAnsi"/>
          </w:rPr>
          <w:delText xml:space="preserve">  Specifically</w:delText>
        </w:r>
        <w:r w:rsidDel="005E6672">
          <w:rPr>
            <w:rFonts w:asciiTheme="minorHAnsi" w:hAnsiTheme="minorHAnsi"/>
          </w:rPr>
          <w:delText xml:space="preserve">, we would like to include having the application running on multiple </w:delText>
        </w:r>
        <w:r w:rsidR="008F3FEB" w:rsidRPr="001E4C93" w:rsidDel="005E6672">
          <w:rPr>
            <w:rFonts w:asciiTheme="minorHAnsi" w:hAnsiTheme="minorHAnsi"/>
          </w:rPr>
          <w:delText>Android device</w:delText>
        </w:r>
        <w:r w:rsidDel="005E6672">
          <w:rPr>
            <w:rFonts w:asciiTheme="minorHAnsi" w:hAnsiTheme="minorHAnsi"/>
          </w:rPr>
          <w:delText>s and OSes</w:delText>
        </w:r>
        <w:r w:rsidR="008F3FEB" w:rsidRPr="001E4C93" w:rsidDel="005E6672">
          <w:rPr>
            <w:rFonts w:asciiTheme="minorHAnsi" w:hAnsiTheme="minorHAnsi"/>
          </w:rPr>
          <w:delText xml:space="preserve">.  Also, as we want to improve the perception a user has over their picture; we will potentially allow them to do some image editing on the final picture.  This editing naturally must be compliant with the aforementioned requirements. </w:delText>
        </w:r>
      </w:del>
    </w:p>
    <w:p w14:paraId="2B39FD21" w14:textId="02D90D9F" w:rsidR="00282B5E" w:rsidRDefault="008F3FEB" w:rsidP="005E6672">
      <w:pPr>
        <w:pStyle w:val="TextBody"/>
        <w:spacing w:line="276" w:lineRule="auto"/>
        <w:jc w:val="both"/>
        <w:rPr>
          <w:rFonts w:asciiTheme="minorHAnsi" w:hAnsiTheme="minorHAnsi"/>
        </w:rPr>
        <w:pPrChange w:id="497" w:author="Dugan, Nichole L" w:date="2016-04-24T12:06:00Z">
          <w:pPr>
            <w:pStyle w:val="TextBody"/>
            <w:numPr>
              <w:numId w:val="1"/>
            </w:numPr>
            <w:spacing w:line="276" w:lineRule="auto"/>
            <w:jc w:val="both"/>
          </w:pPr>
        </w:pPrChange>
      </w:pPr>
      <w:del w:id="498" w:author="Dugan, Nichole L" w:date="2016-04-24T12:06:00Z">
        <w:r w:rsidRPr="001E4C93" w:rsidDel="005E6672">
          <w:rPr>
            <w:rFonts w:asciiTheme="minorHAnsi" w:hAnsiTheme="minorHAnsi"/>
          </w:rPr>
          <w:delText xml:space="preserve">We will also </w:delText>
        </w:r>
        <w:r w:rsidR="0074478E" w:rsidDel="005E6672">
          <w:rPr>
            <w:rFonts w:asciiTheme="minorHAnsi" w:hAnsiTheme="minorHAnsi"/>
          </w:rPr>
          <w:delText>maintain</w:delText>
        </w:r>
        <w:r w:rsidRPr="001E4C93" w:rsidDel="005E6672">
          <w:rPr>
            <w:rFonts w:asciiTheme="minorHAnsi" w:hAnsiTheme="minorHAnsi"/>
          </w:rPr>
          <w:delText xml:space="preserve"> compliance to the ICAO standards.  This will ensure that our product is usable and acceptable to the state of Iowa.  </w:delText>
        </w:r>
        <w:r w:rsidR="006041E9" w:rsidDel="005E6672">
          <w:rPr>
            <w:rFonts w:asciiTheme="minorHAnsi" w:hAnsiTheme="minorHAnsi"/>
          </w:rPr>
          <w:delText>I</w:delText>
        </w:r>
        <w:r w:rsidRPr="001E4C93" w:rsidDel="005E6672">
          <w:rPr>
            <w:rFonts w:asciiTheme="minorHAnsi" w:hAnsiTheme="minorHAnsi"/>
          </w:rPr>
          <w:delText>f performance becomes an issue</w:delText>
        </w:r>
        <w:r w:rsidR="006041E9" w:rsidDel="005E6672">
          <w:rPr>
            <w:rFonts w:asciiTheme="minorHAnsi" w:hAnsiTheme="minorHAnsi"/>
          </w:rPr>
          <w:delText>,</w:delText>
        </w:r>
        <w:r w:rsidRPr="001E4C93" w:rsidDel="005E6672">
          <w:rPr>
            <w:rFonts w:asciiTheme="minorHAnsi" w:hAnsiTheme="minorHAnsi"/>
          </w:rPr>
          <w:delText xml:space="preserve"> we will measure various aspects of our application and </w:delText>
        </w:r>
        <w:r w:rsidR="0074478E" w:rsidDel="005E6672">
          <w:rPr>
            <w:rFonts w:asciiTheme="minorHAnsi" w:hAnsiTheme="minorHAnsi"/>
          </w:rPr>
          <w:delText>make modifications to provide a</w:delText>
        </w:r>
        <w:r w:rsidRPr="001E4C93" w:rsidDel="005E6672">
          <w:rPr>
            <w:rFonts w:asciiTheme="minorHAnsi" w:hAnsiTheme="minorHAnsi"/>
          </w:rPr>
          <w:delText xml:space="preserve"> quality project.  This will provide for a solution that meets federal requirements and will ensure that our project is a success.  These standards include the size of a picture needed for a driver's license and the background image that needs to be included.  We hope to print at least one imaginary driver's license to prove the concept we have created.  We plan to display video of us taking the picture</w:delText>
        </w:r>
        <w:r w:rsidR="00F26B4D" w:rsidDel="005E6672">
          <w:rPr>
            <w:rFonts w:asciiTheme="minorHAnsi" w:hAnsiTheme="minorHAnsi"/>
          </w:rPr>
          <w:delText>,</w:delText>
        </w:r>
        <w:r w:rsidRPr="001E4C93" w:rsidDel="005E6672">
          <w:rPr>
            <w:rFonts w:asciiTheme="minorHAnsi" w:hAnsiTheme="minorHAnsi"/>
          </w:rPr>
          <w:delText xml:space="preserve"> </w:delText>
        </w:r>
        <w:r w:rsidR="00F26B4D" w:rsidRPr="001E4C93" w:rsidDel="005E6672">
          <w:rPr>
            <w:rFonts w:asciiTheme="minorHAnsi" w:hAnsiTheme="minorHAnsi"/>
          </w:rPr>
          <w:delText>inputting</w:delText>
        </w:r>
        <w:r w:rsidRPr="001E4C93" w:rsidDel="005E6672">
          <w:rPr>
            <w:rFonts w:asciiTheme="minorHAnsi" w:hAnsiTheme="minorHAnsi"/>
          </w:rPr>
          <w:delText xml:space="preserve"> it into a driver's license format</w:delText>
        </w:r>
        <w:r w:rsidR="00F26B4D" w:rsidDel="005E6672">
          <w:rPr>
            <w:rFonts w:asciiTheme="minorHAnsi" w:hAnsiTheme="minorHAnsi"/>
          </w:rPr>
          <w:delText>,</w:delText>
        </w:r>
        <w:r w:rsidRPr="001E4C93" w:rsidDel="005E6672">
          <w:rPr>
            <w:rFonts w:asciiTheme="minorHAnsi" w:hAnsiTheme="minorHAnsi"/>
          </w:rPr>
          <w:delText xml:space="preserve"> and displaying the resulting image.</w:delText>
        </w:r>
        <w:commentRangeEnd w:id="492"/>
        <w:r w:rsidR="00CD31F8" w:rsidDel="005E6672">
          <w:rPr>
            <w:rStyle w:val="CommentReference"/>
          </w:rPr>
          <w:commentReference w:id="492"/>
        </w:r>
      </w:del>
    </w:p>
    <w:p w14:paraId="6AB0932F" w14:textId="77777777" w:rsidR="00E743BF" w:rsidRDefault="00E743BF" w:rsidP="00E743BF">
      <w:pPr>
        <w:pStyle w:val="Heading1"/>
        <w:rPr>
          <w:rFonts w:asciiTheme="minorHAnsi" w:hAnsiTheme="minorHAnsi"/>
        </w:rPr>
      </w:pPr>
      <w:r w:rsidRPr="00E743BF">
        <w:rPr>
          <w:rFonts w:asciiTheme="minorHAnsi" w:hAnsiTheme="minorHAnsi"/>
        </w:rPr>
        <w:t>Preliminary Results</w:t>
      </w:r>
    </w:p>
    <w:p w14:paraId="130B54C2" w14:textId="58D90591" w:rsidR="00E743BF" w:rsidRDefault="00C3232B" w:rsidP="00E743BF">
      <w:pPr>
        <w:pStyle w:val="NoSpacing"/>
        <w:spacing w:line="276" w:lineRule="auto"/>
        <w:jc w:val="both"/>
        <w:rPr>
          <w:color w:val="auto"/>
          <w:sz w:val="24"/>
          <w:szCs w:val="24"/>
        </w:rPr>
      </w:pPr>
      <w:r>
        <w:rPr>
          <w:color w:val="auto"/>
          <w:sz w:val="24"/>
          <w:szCs w:val="24"/>
        </w:rPr>
        <w:t xml:space="preserve">Our preliminary attempt in algorithm development involved using the </w:t>
      </w:r>
      <w:r w:rsidR="00E743BF">
        <w:rPr>
          <w:color w:val="auto"/>
          <w:sz w:val="24"/>
          <w:szCs w:val="24"/>
        </w:rPr>
        <w:t xml:space="preserve">MOG2 background subtraction algorithm available in OpenCV. In addition, the </w:t>
      </w:r>
      <w:r>
        <w:rPr>
          <w:color w:val="auto"/>
          <w:sz w:val="24"/>
          <w:szCs w:val="24"/>
        </w:rPr>
        <w:t xml:space="preserve">algorithm uses </w:t>
      </w:r>
      <w:r w:rsidR="00E743BF">
        <w:rPr>
          <w:color w:val="auto"/>
          <w:sz w:val="24"/>
          <w:szCs w:val="24"/>
        </w:rPr>
        <w:t>a facial detecting algorithm using Haar Cascades. These combined approaches try to determine the background of the image from the video by focusing on the non-moving aspects in the background versus the moving aspect in the foreground. The algorithm secondarily uses facial recognition and determines that everything within the bounding ellipse of the face is not in the background.</w:t>
      </w:r>
      <w:del w:id="499" w:author="Darin Dugan" w:date="2016-04-23T17:11:00Z">
        <w:r w:rsidR="00E743BF" w:rsidDel="00CD31F8">
          <w:rPr>
            <w:color w:val="auto"/>
            <w:sz w:val="24"/>
            <w:szCs w:val="24"/>
          </w:rPr>
          <w:delText xml:space="preserve"> </w:delText>
        </w:r>
      </w:del>
    </w:p>
    <w:p w14:paraId="34BF526C" w14:textId="732D0F0F" w:rsidR="00E743BF" w:rsidRDefault="00E743BF" w:rsidP="00E743BF">
      <w:pPr>
        <w:pStyle w:val="TextBody"/>
        <w:numPr>
          <w:ilvl w:val="0"/>
          <w:numId w:val="1"/>
        </w:numPr>
        <w:spacing w:line="276" w:lineRule="auto"/>
        <w:ind w:left="0" w:firstLine="0"/>
        <w:jc w:val="both"/>
        <w:rPr>
          <w:rFonts w:asciiTheme="minorHAnsi" w:hAnsiTheme="minorHAnsi"/>
        </w:rPr>
      </w:pPr>
      <w:r>
        <w:rPr>
          <w:rFonts w:asciiTheme="minorHAnsi" w:hAnsiTheme="minorHAnsi"/>
        </w:rPr>
        <w:t>Preliminary results of testing with a background subtraction yield</w:t>
      </w:r>
      <w:r w:rsidR="008E67FE">
        <w:rPr>
          <w:rFonts w:asciiTheme="minorHAnsi" w:hAnsiTheme="minorHAnsi"/>
        </w:rPr>
        <w:t xml:space="preserve">ed the results shown </w:t>
      </w:r>
      <w:r w:rsidR="008E67FE" w:rsidRPr="008E67FE">
        <w:rPr>
          <w:rFonts w:asciiTheme="minorHAnsi" w:eastAsiaTheme="minorHAnsi" w:hAnsiTheme="minorHAnsi" w:cstheme="minorBidi"/>
        </w:rPr>
        <w:t xml:space="preserve">in </w:t>
      </w:r>
      <w:r w:rsidR="008E67FE" w:rsidRPr="008E67FE">
        <w:rPr>
          <w:rFonts w:asciiTheme="minorHAnsi" w:eastAsiaTheme="minorHAnsi" w:hAnsiTheme="minorHAnsi" w:cstheme="minorBidi"/>
        </w:rPr>
        <w:fldChar w:fldCharType="begin"/>
      </w:r>
      <w:r w:rsidR="008E67FE" w:rsidRPr="008E67FE">
        <w:rPr>
          <w:rFonts w:asciiTheme="minorHAnsi" w:eastAsiaTheme="minorHAnsi" w:hAnsiTheme="minorHAnsi" w:cstheme="minorBidi"/>
        </w:rPr>
        <w:instrText xml:space="preserve"> REF _Ref448768949 \h </w:instrText>
      </w:r>
      <w:r w:rsidR="008E67FE">
        <w:rPr>
          <w:rFonts w:asciiTheme="minorHAnsi" w:eastAsiaTheme="minorHAnsi" w:hAnsiTheme="minorHAnsi" w:cstheme="minorBidi"/>
        </w:rPr>
        <w:instrText xml:space="preserve"> \* MERGEFORMAT </w:instrText>
      </w:r>
      <w:r w:rsidR="008E67FE" w:rsidRPr="008E67FE">
        <w:rPr>
          <w:rFonts w:asciiTheme="minorHAnsi" w:eastAsiaTheme="minorHAnsi" w:hAnsiTheme="minorHAnsi" w:cstheme="minorBidi"/>
        </w:rPr>
      </w:r>
      <w:r w:rsidR="008E67FE" w:rsidRPr="008E67FE">
        <w:rPr>
          <w:rFonts w:asciiTheme="minorHAnsi" w:eastAsiaTheme="minorHAnsi" w:hAnsiTheme="minorHAnsi" w:cstheme="minorBidi"/>
        </w:rPr>
        <w:fldChar w:fldCharType="separate"/>
      </w:r>
      <w:r w:rsidR="00F82D13" w:rsidRPr="00F82D13">
        <w:rPr>
          <w:rFonts w:asciiTheme="minorHAnsi" w:eastAsiaTheme="minorHAnsi" w:hAnsiTheme="minorHAnsi" w:cstheme="minorBidi"/>
        </w:rPr>
        <w:t>Figure 5</w:t>
      </w:r>
      <w:r w:rsidR="008E67FE" w:rsidRPr="008E67FE">
        <w:rPr>
          <w:rFonts w:asciiTheme="minorHAnsi" w:eastAsiaTheme="minorHAnsi" w:hAnsiTheme="minorHAnsi" w:cstheme="minorBidi"/>
        </w:rPr>
        <w:fldChar w:fldCharType="end"/>
      </w:r>
      <w:r>
        <w:rPr>
          <w:rFonts w:asciiTheme="minorHAnsi" w:hAnsiTheme="minorHAnsi"/>
        </w:rPr>
        <w:t xml:space="preserve">. As you can see, </w:t>
      </w:r>
      <w:ins w:id="500" w:author="Darin Dugan" w:date="2016-04-23T17:11:00Z">
        <w:r w:rsidR="00CD31F8">
          <w:rPr>
            <w:rFonts w:asciiTheme="minorHAnsi" w:hAnsiTheme="minorHAnsi"/>
          </w:rPr>
          <w:t xml:space="preserve">while </w:t>
        </w:r>
      </w:ins>
      <w:r>
        <w:rPr>
          <w:rFonts w:asciiTheme="minorHAnsi" w:hAnsiTheme="minorHAnsi"/>
        </w:rPr>
        <w:t xml:space="preserve">the algorithm </w:t>
      </w:r>
      <w:del w:id="501" w:author="Darin Dugan" w:date="2016-04-23T17:11:00Z">
        <w:r w:rsidDel="00CD31F8">
          <w:rPr>
            <w:rFonts w:asciiTheme="minorHAnsi" w:hAnsiTheme="minorHAnsi"/>
          </w:rPr>
          <w:delText xml:space="preserve">while doing </w:delText>
        </w:r>
      </w:del>
      <w:ins w:id="502" w:author="Darin Dugan" w:date="2016-04-23T17:11:00Z">
        <w:r w:rsidR="00CD31F8">
          <w:rPr>
            <w:rFonts w:asciiTheme="minorHAnsi" w:hAnsiTheme="minorHAnsi"/>
          </w:rPr>
          <w:t xml:space="preserve">did </w:t>
        </w:r>
      </w:ins>
      <w:r>
        <w:rPr>
          <w:rFonts w:asciiTheme="minorHAnsi" w:hAnsiTheme="minorHAnsi"/>
        </w:rPr>
        <w:t>a fairly decent job</w:t>
      </w:r>
      <w:ins w:id="503" w:author="Darin Dugan" w:date="2016-04-23T17:11:00Z">
        <w:r w:rsidR="00CD31F8">
          <w:rPr>
            <w:rFonts w:asciiTheme="minorHAnsi" w:hAnsiTheme="minorHAnsi"/>
          </w:rPr>
          <w:t xml:space="preserve"> it</w:t>
        </w:r>
      </w:ins>
      <w:del w:id="504" w:author="Darin Dugan" w:date="2016-04-23T17:11:00Z">
        <w:r w:rsidDel="00CD31F8">
          <w:rPr>
            <w:rFonts w:asciiTheme="minorHAnsi" w:hAnsiTheme="minorHAnsi"/>
          </w:rPr>
          <w:delText xml:space="preserve">, </w:delText>
        </w:r>
      </w:del>
      <w:ins w:id="505" w:author="Darin Dugan" w:date="2016-04-23T17:11:00Z">
        <w:r w:rsidR="00CD31F8">
          <w:rPr>
            <w:rFonts w:asciiTheme="minorHAnsi" w:hAnsiTheme="minorHAnsi"/>
          </w:rPr>
          <w:t xml:space="preserve"> </w:t>
        </w:r>
      </w:ins>
      <w:r>
        <w:rPr>
          <w:rFonts w:asciiTheme="minorHAnsi" w:hAnsiTheme="minorHAnsi"/>
        </w:rPr>
        <w:t>still improperly identifie</w:t>
      </w:r>
      <w:ins w:id="506" w:author="Darin Dugan" w:date="2016-04-23T17:11:00Z">
        <w:r w:rsidR="00CD31F8">
          <w:rPr>
            <w:rFonts w:asciiTheme="minorHAnsi" w:hAnsiTheme="minorHAnsi"/>
          </w:rPr>
          <w:t>d</w:t>
        </w:r>
      </w:ins>
      <w:del w:id="507" w:author="Darin Dugan" w:date="2016-04-23T17:11:00Z">
        <w:r w:rsidDel="00CD31F8">
          <w:rPr>
            <w:rFonts w:asciiTheme="minorHAnsi" w:hAnsiTheme="minorHAnsi"/>
          </w:rPr>
          <w:delText>s</w:delText>
        </w:r>
      </w:del>
      <w:r>
        <w:rPr>
          <w:rFonts w:asciiTheme="minorHAnsi" w:hAnsiTheme="minorHAnsi"/>
        </w:rPr>
        <w:t xml:space="preserve"> some of the subject</w:t>
      </w:r>
      <w:ins w:id="508" w:author="Darin Dugan" w:date="2016-04-23T16:50:00Z">
        <w:r w:rsidR="00677AF3">
          <w:rPr>
            <w:rFonts w:asciiTheme="minorHAnsi" w:hAnsiTheme="minorHAnsi"/>
          </w:rPr>
          <w:t>’</w:t>
        </w:r>
      </w:ins>
      <w:r>
        <w:rPr>
          <w:rFonts w:asciiTheme="minorHAnsi" w:hAnsiTheme="minorHAnsi"/>
        </w:rPr>
        <w:t>s facial features as being part of the background. It also incorrectly determine</w:t>
      </w:r>
      <w:ins w:id="509" w:author="Darin Dugan" w:date="2016-04-23T17:12:00Z">
        <w:r w:rsidR="00CD31F8">
          <w:rPr>
            <w:rFonts w:asciiTheme="minorHAnsi" w:hAnsiTheme="minorHAnsi"/>
          </w:rPr>
          <w:t>d</w:t>
        </w:r>
      </w:ins>
      <w:del w:id="510" w:author="Darin Dugan" w:date="2016-04-23T17:12:00Z">
        <w:r w:rsidDel="00CD31F8">
          <w:rPr>
            <w:rFonts w:asciiTheme="minorHAnsi" w:hAnsiTheme="minorHAnsi"/>
          </w:rPr>
          <w:delText>s</w:delText>
        </w:r>
      </w:del>
      <w:r>
        <w:rPr>
          <w:rFonts w:asciiTheme="minorHAnsi" w:hAnsiTheme="minorHAnsi"/>
        </w:rPr>
        <w:t xml:space="preserve"> pieces of the background </w:t>
      </w:r>
      <w:ins w:id="511" w:author="Darin Dugan" w:date="2016-04-23T17:12:00Z">
        <w:r w:rsidR="00CD31F8">
          <w:rPr>
            <w:rFonts w:asciiTheme="minorHAnsi" w:hAnsiTheme="minorHAnsi"/>
          </w:rPr>
          <w:t>we</w:t>
        </w:r>
      </w:ins>
      <w:del w:id="512" w:author="Darin Dugan" w:date="2016-04-23T17:12:00Z">
        <w:r w:rsidDel="00CD31F8">
          <w:rPr>
            <w:rFonts w:asciiTheme="minorHAnsi" w:hAnsiTheme="minorHAnsi"/>
          </w:rPr>
          <w:delText>a</w:delText>
        </w:r>
      </w:del>
      <w:r>
        <w:rPr>
          <w:rFonts w:asciiTheme="minorHAnsi" w:hAnsiTheme="minorHAnsi"/>
        </w:rPr>
        <w:t>re in the foreground.</w:t>
      </w:r>
    </w:p>
    <w:p w14:paraId="2AC9B8B3" w14:textId="77777777" w:rsidR="00E743BF" w:rsidRDefault="00E743BF" w:rsidP="00E743BF">
      <w:pPr>
        <w:pStyle w:val="TextBody"/>
        <w:keepNext/>
        <w:numPr>
          <w:ilvl w:val="0"/>
          <w:numId w:val="1"/>
        </w:numPr>
        <w:spacing w:line="276" w:lineRule="auto"/>
        <w:ind w:left="0" w:firstLine="0"/>
        <w:jc w:val="both"/>
      </w:pPr>
      <w:r>
        <w:rPr>
          <w:rFonts w:asciiTheme="minorHAnsi" w:hAnsiTheme="minorHAnsi"/>
          <w:noProof/>
        </w:rPr>
        <w:lastRenderedPageBreak/>
        <w:drawing>
          <wp:inline distT="0" distB="0" distL="0" distR="0" wp14:anchorId="5DFF1298" wp14:editId="1D794609">
            <wp:extent cx="6096000"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Input5_avi_display.jpg"/>
                    <pic:cNvPicPr/>
                  </pic:nvPicPr>
                  <pic:blipFill>
                    <a:blip r:embed="rId15">
                      <a:extLst>
                        <a:ext uri="{28A0092B-C50C-407E-A947-70E740481C1C}">
                          <a14:useLocalDpi xmlns:a14="http://schemas.microsoft.com/office/drawing/2010/main" val="0"/>
                        </a:ext>
                      </a:extLst>
                    </a:blip>
                    <a:stretch>
                      <a:fillRect/>
                    </a:stretch>
                  </pic:blipFill>
                  <pic:spPr>
                    <a:xfrm>
                      <a:off x="0" y="0"/>
                      <a:ext cx="6096000" cy="4572000"/>
                    </a:xfrm>
                    <a:prstGeom prst="rect">
                      <a:avLst/>
                    </a:prstGeom>
                  </pic:spPr>
                </pic:pic>
              </a:graphicData>
            </a:graphic>
          </wp:inline>
        </w:drawing>
      </w:r>
    </w:p>
    <w:p w14:paraId="17BF7F1A" w14:textId="5DE4CBEF" w:rsidR="00E743BF" w:rsidRPr="001E4C93" w:rsidRDefault="00E743BF" w:rsidP="00E743BF">
      <w:pPr>
        <w:pStyle w:val="Caption"/>
        <w:jc w:val="center"/>
        <w:rPr>
          <w:rFonts w:asciiTheme="minorHAnsi" w:hAnsiTheme="minorHAnsi"/>
        </w:rPr>
      </w:pPr>
      <w:bookmarkStart w:id="513" w:name="_Ref448768949"/>
      <w:r>
        <w:t xml:space="preserve">Figure </w:t>
      </w:r>
      <w:r w:rsidR="00701417">
        <w:fldChar w:fldCharType="begin"/>
      </w:r>
      <w:r w:rsidR="00701417">
        <w:instrText xml:space="preserve"> S</w:instrText>
      </w:r>
      <w:r w:rsidR="00701417">
        <w:instrText xml:space="preserve">EQ Figure \* ARABIC </w:instrText>
      </w:r>
      <w:r w:rsidR="00701417">
        <w:fldChar w:fldCharType="separate"/>
      </w:r>
      <w:r w:rsidR="00076B59">
        <w:rPr>
          <w:noProof/>
        </w:rPr>
        <w:t>5</w:t>
      </w:r>
      <w:r w:rsidR="00701417">
        <w:rPr>
          <w:noProof/>
        </w:rPr>
        <w:fldChar w:fldCharType="end"/>
      </w:r>
      <w:bookmarkEnd w:id="513"/>
    </w:p>
    <w:p w14:paraId="287BB448" w14:textId="77777777" w:rsidR="00E743BF" w:rsidRPr="00E743BF" w:rsidRDefault="00E743BF" w:rsidP="00E743BF">
      <w:pPr>
        <w:pStyle w:val="NoSpacing"/>
        <w:spacing w:line="276" w:lineRule="auto"/>
        <w:jc w:val="both"/>
        <w:rPr>
          <w:color w:val="auto"/>
          <w:sz w:val="24"/>
          <w:szCs w:val="24"/>
        </w:rPr>
      </w:pPr>
    </w:p>
    <w:p w14:paraId="5C9D7D01" w14:textId="77697D67" w:rsidR="007709F6" w:rsidRDefault="007709F6" w:rsidP="007709F6">
      <w:pPr>
        <w:pStyle w:val="Heading1"/>
      </w:pPr>
      <w:r>
        <w:t>First Approach</w:t>
      </w:r>
    </w:p>
    <w:p w14:paraId="08A32FB2" w14:textId="061051C2" w:rsidR="007709F6" w:rsidRDefault="007709F6" w:rsidP="007709F6">
      <w:pPr>
        <w:pStyle w:val="NoSpacing"/>
        <w:spacing w:line="276" w:lineRule="auto"/>
        <w:jc w:val="both"/>
        <w:rPr>
          <w:color w:val="auto"/>
          <w:sz w:val="24"/>
          <w:szCs w:val="24"/>
        </w:rPr>
      </w:pPr>
      <w:r>
        <w:rPr>
          <w:color w:val="auto"/>
          <w:sz w:val="24"/>
          <w:szCs w:val="24"/>
        </w:rPr>
        <w:t xml:space="preserve">The first attempt to solve this problem was to use background substitution on a video. First the video </w:t>
      </w:r>
      <w:del w:id="514" w:author="Darin Dugan" w:date="2016-04-23T17:15:00Z">
        <w:r w:rsidDel="00CD31F8">
          <w:rPr>
            <w:color w:val="auto"/>
            <w:sz w:val="24"/>
            <w:szCs w:val="24"/>
          </w:rPr>
          <w:delText xml:space="preserve">would </w:delText>
        </w:r>
      </w:del>
      <w:r>
        <w:rPr>
          <w:color w:val="auto"/>
          <w:sz w:val="24"/>
          <w:szCs w:val="24"/>
        </w:rPr>
        <w:t>record</w:t>
      </w:r>
      <w:ins w:id="515" w:author="Darin Dugan" w:date="2016-04-23T17:15:00Z">
        <w:r w:rsidR="00CD31F8">
          <w:rPr>
            <w:color w:val="auto"/>
            <w:sz w:val="24"/>
            <w:szCs w:val="24"/>
          </w:rPr>
          <w:t>ed</w:t>
        </w:r>
      </w:ins>
      <w:r>
        <w:rPr>
          <w:color w:val="auto"/>
          <w:sz w:val="24"/>
          <w:szCs w:val="24"/>
        </w:rPr>
        <w:t xml:space="preserve"> the background by itself and the</w:t>
      </w:r>
      <w:ins w:id="516" w:author="Darin Dugan" w:date="2016-04-23T17:15:00Z">
        <w:r w:rsidR="00CD31F8">
          <w:rPr>
            <w:color w:val="auto"/>
            <w:sz w:val="24"/>
            <w:szCs w:val="24"/>
          </w:rPr>
          <w:t>n the</w:t>
        </w:r>
      </w:ins>
      <w:r>
        <w:rPr>
          <w:color w:val="auto"/>
          <w:sz w:val="24"/>
          <w:szCs w:val="24"/>
        </w:rPr>
        <w:t xml:space="preserve"> subject </w:t>
      </w:r>
      <w:del w:id="517" w:author="Darin Dugan" w:date="2016-04-23T17:15:00Z">
        <w:r w:rsidDel="00CD31F8">
          <w:rPr>
            <w:color w:val="auto"/>
            <w:sz w:val="24"/>
            <w:szCs w:val="24"/>
          </w:rPr>
          <w:delText xml:space="preserve">would </w:delText>
        </w:r>
      </w:del>
      <w:r>
        <w:rPr>
          <w:color w:val="auto"/>
          <w:sz w:val="24"/>
          <w:szCs w:val="24"/>
        </w:rPr>
        <w:t>move</w:t>
      </w:r>
      <w:ins w:id="518" w:author="Darin Dugan" w:date="2016-04-23T17:15:00Z">
        <w:r w:rsidR="00CD31F8">
          <w:rPr>
            <w:color w:val="auto"/>
            <w:sz w:val="24"/>
            <w:szCs w:val="24"/>
          </w:rPr>
          <w:t>d</w:t>
        </w:r>
      </w:ins>
      <w:r>
        <w:rPr>
          <w:color w:val="auto"/>
          <w:sz w:val="24"/>
          <w:szCs w:val="24"/>
        </w:rPr>
        <w:t xml:space="preserve"> into frame. As the subject </w:t>
      </w:r>
      <w:del w:id="519" w:author="Darin Dugan" w:date="2016-04-23T17:15:00Z">
        <w:r w:rsidDel="00CD31F8">
          <w:rPr>
            <w:color w:val="auto"/>
            <w:sz w:val="24"/>
            <w:szCs w:val="24"/>
          </w:rPr>
          <w:delText xml:space="preserve">would </w:delText>
        </w:r>
      </w:del>
      <w:r>
        <w:rPr>
          <w:color w:val="auto"/>
          <w:sz w:val="24"/>
          <w:szCs w:val="24"/>
        </w:rPr>
        <w:t>move</w:t>
      </w:r>
      <w:ins w:id="520" w:author="Darin Dugan" w:date="2016-04-23T17:15:00Z">
        <w:r w:rsidR="00CD31F8">
          <w:rPr>
            <w:color w:val="auto"/>
            <w:sz w:val="24"/>
            <w:szCs w:val="24"/>
          </w:rPr>
          <w:t>d</w:t>
        </w:r>
      </w:ins>
      <w:r>
        <w:rPr>
          <w:color w:val="auto"/>
          <w:sz w:val="24"/>
          <w:szCs w:val="24"/>
        </w:rPr>
        <w:t xml:space="preserve">, the detected background </w:t>
      </w:r>
      <w:ins w:id="521" w:author="Darin Dugan" w:date="2016-04-23T17:15:00Z">
        <w:r w:rsidR="00CD31F8">
          <w:rPr>
            <w:color w:val="auto"/>
            <w:sz w:val="24"/>
            <w:szCs w:val="24"/>
          </w:rPr>
          <w:t xml:space="preserve">was </w:t>
        </w:r>
      </w:ins>
      <w:del w:id="522" w:author="Darin Dugan" w:date="2016-04-23T17:15:00Z">
        <w:r w:rsidDel="00CD31F8">
          <w:rPr>
            <w:color w:val="auto"/>
            <w:sz w:val="24"/>
            <w:szCs w:val="24"/>
          </w:rPr>
          <w:delText xml:space="preserve">would be </w:delText>
        </w:r>
      </w:del>
      <w:r>
        <w:rPr>
          <w:color w:val="auto"/>
          <w:sz w:val="24"/>
          <w:szCs w:val="24"/>
        </w:rPr>
        <w:t xml:space="preserve">converted into a blue background. </w:t>
      </w:r>
      <w:r w:rsidR="00870233">
        <w:rPr>
          <w:color w:val="auto"/>
          <w:sz w:val="24"/>
          <w:szCs w:val="24"/>
        </w:rPr>
        <w:t xml:space="preserve">The relevant source code used the OpenCV built in function createBackgroundSubtractorMOG2. </w:t>
      </w:r>
    </w:p>
    <w:p w14:paraId="062C924D" w14:textId="4A4941A1" w:rsidR="007709F6" w:rsidRDefault="007709F6" w:rsidP="007709F6">
      <w:pPr>
        <w:pStyle w:val="NoSpacing"/>
        <w:spacing w:line="276" w:lineRule="auto"/>
        <w:jc w:val="both"/>
        <w:rPr>
          <w:color w:val="auto"/>
          <w:sz w:val="24"/>
          <w:szCs w:val="24"/>
        </w:rPr>
      </w:pPr>
      <w:r>
        <w:rPr>
          <w:color w:val="auto"/>
          <w:sz w:val="24"/>
          <w:szCs w:val="24"/>
        </w:rPr>
        <w:t>This source gave us the results shown in</w:t>
      </w:r>
      <w:r w:rsidR="008E67FE">
        <w:rPr>
          <w:color w:val="auto"/>
          <w:sz w:val="24"/>
          <w:szCs w:val="24"/>
        </w:rPr>
        <w:t xml:space="preserve"> </w:t>
      </w:r>
      <w:r w:rsidR="008E67FE">
        <w:rPr>
          <w:color w:val="auto"/>
          <w:sz w:val="24"/>
          <w:szCs w:val="24"/>
        </w:rPr>
        <w:fldChar w:fldCharType="begin"/>
      </w:r>
      <w:r w:rsidR="008E67FE">
        <w:rPr>
          <w:color w:val="auto"/>
          <w:sz w:val="24"/>
          <w:szCs w:val="24"/>
        </w:rPr>
        <w:instrText xml:space="preserve"> REF _Ref448768949 \h  \* MERGEFORMAT </w:instrText>
      </w:r>
      <w:r w:rsidR="008E67FE">
        <w:rPr>
          <w:color w:val="auto"/>
          <w:sz w:val="24"/>
          <w:szCs w:val="24"/>
        </w:rPr>
      </w:r>
      <w:r w:rsidR="008E67FE">
        <w:rPr>
          <w:color w:val="auto"/>
          <w:sz w:val="24"/>
          <w:szCs w:val="24"/>
        </w:rPr>
        <w:fldChar w:fldCharType="separate"/>
      </w:r>
      <w:r w:rsidR="00F82D13" w:rsidRPr="00F82D13">
        <w:rPr>
          <w:color w:val="auto"/>
          <w:sz w:val="24"/>
          <w:szCs w:val="24"/>
        </w:rPr>
        <w:t>Figure 5</w:t>
      </w:r>
      <w:r w:rsidR="008E67FE">
        <w:rPr>
          <w:color w:val="auto"/>
          <w:sz w:val="24"/>
          <w:szCs w:val="24"/>
        </w:rPr>
        <w:fldChar w:fldCharType="end"/>
      </w:r>
      <w:r w:rsidR="008E67FE">
        <w:rPr>
          <w:color w:val="auto"/>
          <w:sz w:val="24"/>
          <w:szCs w:val="24"/>
        </w:rPr>
        <w:t xml:space="preserve"> above</w:t>
      </w:r>
      <w:r>
        <w:rPr>
          <w:color w:val="auto"/>
          <w:sz w:val="24"/>
          <w:szCs w:val="24"/>
        </w:rPr>
        <w:t xml:space="preserve">. While this </w:t>
      </w:r>
      <w:del w:id="523" w:author="Darin Dugan" w:date="2016-04-23T17:16:00Z">
        <w:r w:rsidDel="00CD31F8">
          <w:rPr>
            <w:color w:val="auto"/>
            <w:sz w:val="24"/>
            <w:szCs w:val="24"/>
          </w:rPr>
          <w:delText xml:space="preserve">is </w:delText>
        </w:r>
      </w:del>
      <w:r>
        <w:rPr>
          <w:color w:val="auto"/>
          <w:sz w:val="24"/>
          <w:szCs w:val="24"/>
        </w:rPr>
        <w:t xml:space="preserve">algorithm was fairly good at detecting the background, you can see that the body </w:t>
      </w:r>
      <w:ins w:id="524" w:author="Darin Dugan" w:date="2016-04-23T17:16:00Z">
        <w:r w:rsidR="00CD31F8">
          <w:rPr>
            <w:color w:val="auto"/>
            <w:sz w:val="24"/>
            <w:szCs w:val="24"/>
          </w:rPr>
          <w:t>wa</w:t>
        </w:r>
      </w:ins>
      <w:del w:id="525" w:author="Darin Dugan" w:date="2016-04-23T17:16:00Z">
        <w:r w:rsidDel="00CD31F8">
          <w:rPr>
            <w:color w:val="auto"/>
            <w:sz w:val="24"/>
            <w:szCs w:val="24"/>
          </w:rPr>
          <w:delText>i</w:delText>
        </w:r>
      </w:del>
      <w:r>
        <w:rPr>
          <w:color w:val="auto"/>
          <w:sz w:val="24"/>
          <w:szCs w:val="24"/>
        </w:rPr>
        <w:t xml:space="preserve">s still identified as part of the background. The next part of this approach was to </w:t>
      </w:r>
      <w:ins w:id="526" w:author="Darin Dugan" w:date="2016-04-23T17:16:00Z">
        <w:r w:rsidR="00CD31F8">
          <w:rPr>
            <w:color w:val="auto"/>
            <w:sz w:val="24"/>
            <w:szCs w:val="24"/>
          </w:rPr>
          <w:t xml:space="preserve">add </w:t>
        </w:r>
      </w:ins>
      <w:del w:id="527" w:author="Darin Dugan" w:date="2016-04-23T17:16:00Z">
        <w:r w:rsidDel="00CD31F8">
          <w:rPr>
            <w:color w:val="auto"/>
            <w:sz w:val="24"/>
            <w:szCs w:val="24"/>
          </w:rPr>
          <w:delText xml:space="preserve">use </w:delText>
        </w:r>
      </w:del>
      <w:r>
        <w:rPr>
          <w:color w:val="auto"/>
          <w:sz w:val="24"/>
          <w:szCs w:val="24"/>
        </w:rPr>
        <w:t xml:space="preserve">facial recognition using Haar Cascades to try to isolate the subject and their corresponding bodies. </w:t>
      </w:r>
      <w:r w:rsidR="0070164B">
        <w:rPr>
          <w:color w:val="auto"/>
          <w:sz w:val="24"/>
          <w:szCs w:val="24"/>
        </w:rPr>
        <w:t xml:space="preserve">Since the Haar Cascasde facial recognition algorithm yields an area that is contained in a square, the area to recognize as the face needed to be converted to a circle or an ellipse to match the subject’s facial features. </w:t>
      </w:r>
      <w:r w:rsidR="00E20735">
        <w:rPr>
          <w:color w:val="auto"/>
          <w:sz w:val="24"/>
          <w:szCs w:val="24"/>
        </w:rPr>
        <w:t>Using facial recognition yielded the photo shown in</w:t>
      </w:r>
      <w:r w:rsidR="008E67FE">
        <w:rPr>
          <w:color w:val="auto"/>
          <w:sz w:val="24"/>
          <w:szCs w:val="24"/>
        </w:rPr>
        <w:t xml:space="preserve"> </w:t>
      </w:r>
      <w:r w:rsidR="008E67FE">
        <w:rPr>
          <w:color w:val="auto"/>
          <w:sz w:val="24"/>
          <w:szCs w:val="24"/>
        </w:rPr>
        <w:fldChar w:fldCharType="begin"/>
      </w:r>
      <w:r w:rsidR="008E67FE">
        <w:rPr>
          <w:color w:val="auto"/>
          <w:sz w:val="24"/>
          <w:szCs w:val="24"/>
        </w:rPr>
        <w:instrText xml:space="preserve"> REF _Ref448769041 \h  \* MERGEFORMAT </w:instrText>
      </w:r>
      <w:r w:rsidR="008E67FE">
        <w:rPr>
          <w:color w:val="auto"/>
          <w:sz w:val="24"/>
          <w:szCs w:val="24"/>
        </w:rPr>
      </w:r>
      <w:r w:rsidR="008E67FE">
        <w:rPr>
          <w:color w:val="auto"/>
          <w:sz w:val="24"/>
          <w:szCs w:val="24"/>
        </w:rPr>
        <w:fldChar w:fldCharType="separate"/>
      </w:r>
      <w:r w:rsidR="00F82D13" w:rsidRPr="00F82D13">
        <w:rPr>
          <w:color w:val="auto"/>
          <w:sz w:val="24"/>
          <w:szCs w:val="24"/>
        </w:rPr>
        <w:t>Figure 6</w:t>
      </w:r>
      <w:r w:rsidR="008E67FE">
        <w:rPr>
          <w:color w:val="auto"/>
          <w:sz w:val="24"/>
          <w:szCs w:val="24"/>
        </w:rPr>
        <w:fldChar w:fldCharType="end"/>
      </w:r>
      <w:r w:rsidR="00E20735">
        <w:rPr>
          <w:color w:val="auto"/>
          <w:sz w:val="24"/>
          <w:szCs w:val="24"/>
        </w:rPr>
        <w:t>.</w:t>
      </w:r>
    </w:p>
    <w:p w14:paraId="0FE84E02" w14:textId="77777777" w:rsidR="00E20735" w:rsidRDefault="00E20735" w:rsidP="007709F6">
      <w:pPr>
        <w:pStyle w:val="NoSpacing"/>
        <w:spacing w:line="276" w:lineRule="auto"/>
        <w:jc w:val="both"/>
        <w:rPr>
          <w:color w:val="auto"/>
          <w:sz w:val="24"/>
          <w:szCs w:val="24"/>
        </w:rPr>
      </w:pPr>
    </w:p>
    <w:p w14:paraId="60D4234A" w14:textId="77777777" w:rsidR="00E20735" w:rsidRDefault="00E20735" w:rsidP="00E20735">
      <w:pPr>
        <w:pStyle w:val="NoSpacing"/>
        <w:keepNext/>
        <w:spacing w:line="276" w:lineRule="auto"/>
        <w:jc w:val="center"/>
      </w:pPr>
      <w:r>
        <w:rPr>
          <w:noProof/>
          <w:color w:val="auto"/>
          <w:sz w:val="24"/>
          <w:szCs w:val="24"/>
        </w:rPr>
        <w:lastRenderedPageBreak/>
        <w:drawing>
          <wp:inline distT="0" distB="0" distL="0" distR="0" wp14:anchorId="0F3072CC" wp14:editId="282F9DEE">
            <wp:extent cx="6096000"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Input5.avi_display_Nichole.jpg"/>
                    <pic:cNvPicPr/>
                  </pic:nvPicPr>
                  <pic:blipFill>
                    <a:blip r:embed="rId16">
                      <a:extLst>
                        <a:ext uri="{28A0092B-C50C-407E-A947-70E740481C1C}">
                          <a14:useLocalDpi xmlns:a14="http://schemas.microsoft.com/office/drawing/2010/main" val="0"/>
                        </a:ext>
                      </a:extLst>
                    </a:blip>
                    <a:stretch>
                      <a:fillRect/>
                    </a:stretch>
                  </pic:blipFill>
                  <pic:spPr>
                    <a:xfrm>
                      <a:off x="0" y="0"/>
                      <a:ext cx="6096000" cy="4572000"/>
                    </a:xfrm>
                    <a:prstGeom prst="rect">
                      <a:avLst/>
                    </a:prstGeom>
                  </pic:spPr>
                </pic:pic>
              </a:graphicData>
            </a:graphic>
          </wp:inline>
        </w:drawing>
      </w:r>
    </w:p>
    <w:p w14:paraId="455AB80E" w14:textId="78BC5AFB" w:rsidR="00E20735" w:rsidRDefault="00E20735" w:rsidP="00E20735">
      <w:pPr>
        <w:pStyle w:val="Caption"/>
        <w:jc w:val="center"/>
      </w:pPr>
      <w:bookmarkStart w:id="528" w:name="_Ref448769041"/>
      <w:r>
        <w:t xml:space="preserve">Figure </w:t>
      </w:r>
      <w:r w:rsidR="00701417">
        <w:fldChar w:fldCharType="begin"/>
      </w:r>
      <w:r w:rsidR="00701417">
        <w:instrText xml:space="preserve"> SEQ Figure \* ARABIC </w:instrText>
      </w:r>
      <w:r w:rsidR="00701417">
        <w:fldChar w:fldCharType="separate"/>
      </w:r>
      <w:r w:rsidR="00076B59">
        <w:rPr>
          <w:noProof/>
        </w:rPr>
        <w:t>6</w:t>
      </w:r>
      <w:r w:rsidR="00701417">
        <w:rPr>
          <w:noProof/>
        </w:rPr>
        <w:fldChar w:fldCharType="end"/>
      </w:r>
      <w:bookmarkEnd w:id="528"/>
    </w:p>
    <w:p w14:paraId="339D8112" w14:textId="77777777" w:rsidR="00E20735" w:rsidRDefault="00E20735" w:rsidP="00E20735">
      <w:pPr>
        <w:pStyle w:val="NoSpacing"/>
        <w:jc w:val="both"/>
        <w:rPr>
          <w:color w:val="auto"/>
          <w:sz w:val="24"/>
          <w:szCs w:val="24"/>
        </w:rPr>
      </w:pPr>
    </w:p>
    <w:p w14:paraId="6CFB47D1" w14:textId="7A9D7035" w:rsidR="00E20735" w:rsidRDefault="00E20735" w:rsidP="00E20735">
      <w:pPr>
        <w:pStyle w:val="NoSpacing"/>
        <w:spacing w:line="276" w:lineRule="auto"/>
        <w:jc w:val="both"/>
        <w:rPr>
          <w:color w:val="auto"/>
          <w:sz w:val="24"/>
          <w:szCs w:val="24"/>
        </w:rPr>
      </w:pPr>
      <w:r>
        <w:rPr>
          <w:color w:val="auto"/>
          <w:sz w:val="24"/>
          <w:szCs w:val="24"/>
        </w:rPr>
        <w:t xml:space="preserve">As you can see from the above photo, </w:t>
      </w:r>
      <w:ins w:id="529" w:author="Darin Dugan" w:date="2016-04-23T17:17:00Z">
        <w:r w:rsidR="00CD31F8">
          <w:rPr>
            <w:color w:val="auto"/>
            <w:sz w:val="24"/>
            <w:szCs w:val="24"/>
          </w:rPr>
          <w:t xml:space="preserve">while </w:t>
        </w:r>
      </w:ins>
      <w:r>
        <w:rPr>
          <w:color w:val="auto"/>
          <w:sz w:val="24"/>
          <w:szCs w:val="24"/>
        </w:rPr>
        <w:t>the face ha</w:t>
      </w:r>
      <w:ins w:id="530" w:author="Darin Dugan" w:date="2016-04-23T17:17:00Z">
        <w:r w:rsidR="00CD31F8">
          <w:rPr>
            <w:color w:val="auto"/>
            <w:sz w:val="24"/>
            <w:szCs w:val="24"/>
          </w:rPr>
          <w:t>d</w:t>
        </w:r>
      </w:ins>
      <w:del w:id="531" w:author="Darin Dugan" w:date="2016-04-23T17:17:00Z">
        <w:r w:rsidDel="00CD31F8">
          <w:rPr>
            <w:color w:val="auto"/>
            <w:sz w:val="24"/>
            <w:szCs w:val="24"/>
          </w:rPr>
          <w:delText>s</w:delText>
        </w:r>
      </w:del>
      <w:r>
        <w:rPr>
          <w:color w:val="auto"/>
          <w:sz w:val="24"/>
          <w:szCs w:val="24"/>
        </w:rPr>
        <w:t xml:space="preserve"> a better area of recognition, </w:t>
      </w:r>
      <w:del w:id="532" w:author="Darin Dugan" w:date="2016-04-23T17:17:00Z">
        <w:r w:rsidDel="00CD31F8">
          <w:rPr>
            <w:color w:val="auto"/>
            <w:sz w:val="24"/>
            <w:szCs w:val="24"/>
          </w:rPr>
          <w:delText xml:space="preserve">however, </w:delText>
        </w:r>
      </w:del>
      <w:r>
        <w:rPr>
          <w:color w:val="auto"/>
          <w:sz w:val="24"/>
          <w:szCs w:val="24"/>
        </w:rPr>
        <w:t xml:space="preserve">the shirt in this photo </w:t>
      </w:r>
      <w:ins w:id="533" w:author="Darin Dugan" w:date="2016-04-23T17:17:00Z">
        <w:r w:rsidR="00CD31F8">
          <w:rPr>
            <w:color w:val="auto"/>
            <w:sz w:val="24"/>
            <w:szCs w:val="24"/>
          </w:rPr>
          <w:t xml:space="preserve">was </w:t>
        </w:r>
      </w:ins>
      <w:r>
        <w:rPr>
          <w:color w:val="auto"/>
          <w:sz w:val="24"/>
          <w:szCs w:val="24"/>
        </w:rPr>
        <w:t xml:space="preserve">still </w:t>
      </w:r>
      <w:del w:id="534" w:author="Darin Dugan" w:date="2016-04-23T17:17:00Z">
        <w:r w:rsidDel="00CD31F8">
          <w:rPr>
            <w:color w:val="auto"/>
            <w:sz w:val="24"/>
            <w:szCs w:val="24"/>
          </w:rPr>
          <w:delText xml:space="preserve">is </w:delText>
        </w:r>
      </w:del>
      <w:r>
        <w:rPr>
          <w:color w:val="auto"/>
          <w:sz w:val="24"/>
          <w:szCs w:val="24"/>
        </w:rPr>
        <w:t xml:space="preserve">identified as background. The team gave consideration to using Haar </w:t>
      </w:r>
      <w:del w:id="535" w:author="Darin Dugan" w:date="2016-04-23T16:52:00Z">
        <w:r w:rsidDel="00677AF3">
          <w:rPr>
            <w:color w:val="auto"/>
            <w:sz w:val="24"/>
            <w:szCs w:val="24"/>
          </w:rPr>
          <w:delText xml:space="preserve">cascades </w:delText>
        </w:r>
      </w:del>
      <w:ins w:id="536" w:author="Darin Dugan" w:date="2016-04-23T16:52:00Z">
        <w:r w:rsidR="00677AF3">
          <w:rPr>
            <w:color w:val="auto"/>
            <w:sz w:val="24"/>
            <w:szCs w:val="24"/>
          </w:rPr>
          <w:t xml:space="preserve">Cascades </w:t>
        </w:r>
      </w:ins>
      <w:r>
        <w:rPr>
          <w:color w:val="auto"/>
          <w:sz w:val="24"/>
          <w:szCs w:val="24"/>
        </w:rPr>
        <w:t>to identify th</w:t>
      </w:r>
      <w:r w:rsidR="006D659D">
        <w:rPr>
          <w:color w:val="auto"/>
          <w:sz w:val="24"/>
          <w:szCs w:val="24"/>
        </w:rPr>
        <w:t>e shirt in the photos, but after consideration of alternate videos, such as the results in</w:t>
      </w:r>
      <w:r w:rsidR="008E67FE">
        <w:rPr>
          <w:color w:val="auto"/>
          <w:sz w:val="24"/>
          <w:szCs w:val="24"/>
        </w:rPr>
        <w:t xml:space="preserve"> </w:t>
      </w:r>
      <w:r w:rsidR="008E67FE">
        <w:rPr>
          <w:color w:val="auto"/>
          <w:sz w:val="24"/>
          <w:szCs w:val="24"/>
        </w:rPr>
        <w:fldChar w:fldCharType="begin"/>
      </w:r>
      <w:r w:rsidR="008E67FE">
        <w:rPr>
          <w:color w:val="auto"/>
          <w:sz w:val="24"/>
          <w:szCs w:val="24"/>
        </w:rPr>
        <w:instrText xml:space="preserve"> REF _Ref448768838 \h  \* MERGEFORMAT </w:instrText>
      </w:r>
      <w:r w:rsidR="008E67FE">
        <w:rPr>
          <w:color w:val="auto"/>
          <w:sz w:val="24"/>
          <w:szCs w:val="24"/>
        </w:rPr>
      </w:r>
      <w:r w:rsidR="008E67FE">
        <w:rPr>
          <w:color w:val="auto"/>
          <w:sz w:val="24"/>
          <w:szCs w:val="24"/>
        </w:rPr>
        <w:fldChar w:fldCharType="separate"/>
      </w:r>
      <w:r w:rsidR="00F82D13" w:rsidRPr="00F82D13">
        <w:rPr>
          <w:color w:val="auto"/>
          <w:sz w:val="24"/>
          <w:szCs w:val="24"/>
        </w:rPr>
        <w:t>Figure 7</w:t>
      </w:r>
      <w:r w:rsidR="008E67FE">
        <w:rPr>
          <w:color w:val="auto"/>
          <w:sz w:val="24"/>
          <w:szCs w:val="24"/>
        </w:rPr>
        <w:fldChar w:fldCharType="end"/>
      </w:r>
      <w:r w:rsidR="006D659D">
        <w:rPr>
          <w:color w:val="auto"/>
          <w:sz w:val="24"/>
          <w:szCs w:val="24"/>
        </w:rPr>
        <w:t>, the team decided to try an alternate approach.</w:t>
      </w:r>
      <w:r w:rsidR="0070164B">
        <w:rPr>
          <w:color w:val="auto"/>
          <w:sz w:val="24"/>
          <w:szCs w:val="24"/>
        </w:rPr>
        <w:t xml:space="preserve"> The relevant code snippets are shown below.</w:t>
      </w:r>
    </w:p>
    <w:p w14:paraId="61E2AC87" w14:textId="77777777" w:rsidR="00B717F2" w:rsidRDefault="00B717F2" w:rsidP="00B717F2">
      <w:pPr>
        <w:pStyle w:val="NoSpacing"/>
        <w:spacing w:line="276" w:lineRule="auto"/>
        <w:jc w:val="both"/>
        <w:rPr>
          <w:color w:val="auto"/>
          <w:sz w:val="24"/>
          <w:szCs w:val="24"/>
        </w:rPr>
        <w:sectPr w:rsidR="00B717F2" w:rsidSect="002B1C46">
          <w:footerReference w:type="default" r:id="rId17"/>
          <w:pgSz w:w="12240" w:h="15840"/>
          <w:pgMar w:top="1134" w:right="1134" w:bottom="1134" w:left="1134" w:header="0" w:footer="0" w:gutter="0"/>
          <w:pgNumType w:start="0"/>
          <w:cols w:space="720"/>
          <w:formProt w:val="0"/>
          <w:titlePg/>
          <w:docGrid w:linePitch="326" w:charSpace="-6145"/>
        </w:sectPr>
      </w:pPr>
    </w:p>
    <w:p w14:paraId="6A561AC9" w14:textId="77777777" w:rsidR="00B717F2" w:rsidRDefault="00B717F2" w:rsidP="00B717F2">
      <w:pPr>
        <w:pStyle w:val="NoSpacing"/>
        <w:spacing w:line="276" w:lineRule="auto"/>
        <w:jc w:val="both"/>
        <w:rPr>
          <w:color w:val="auto"/>
          <w:sz w:val="24"/>
          <w:szCs w:val="24"/>
        </w:rPr>
        <w:sectPr w:rsidR="00B717F2" w:rsidSect="00B717F2">
          <w:type w:val="continuous"/>
          <w:pgSz w:w="12240" w:h="15840"/>
          <w:pgMar w:top="1134" w:right="1134" w:bottom="1134" w:left="1134" w:header="0" w:footer="0" w:gutter="0"/>
          <w:pgNumType w:start="0"/>
          <w:cols w:space="720"/>
          <w:formProt w:val="0"/>
          <w:titlePg/>
          <w:docGrid w:linePitch="326" w:charSpace="-6145"/>
        </w:sectPr>
      </w:pPr>
    </w:p>
    <w:p w14:paraId="6CF78CE2" w14:textId="77777777" w:rsidR="0070164B" w:rsidRPr="0070164B" w:rsidRDefault="0070164B" w:rsidP="0070164B">
      <w:pPr>
        <w:pStyle w:val="NoSpacing"/>
        <w:spacing w:line="276" w:lineRule="auto"/>
        <w:ind w:left="709" w:firstLine="709"/>
        <w:jc w:val="both"/>
        <w:rPr>
          <w:color w:val="auto"/>
          <w:sz w:val="24"/>
          <w:szCs w:val="24"/>
        </w:rPr>
      </w:pPr>
      <w:r w:rsidRPr="0070164B">
        <w:rPr>
          <w:color w:val="auto"/>
          <w:sz w:val="24"/>
          <w:szCs w:val="24"/>
        </w:rPr>
        <w:t>vector&lt;Rect_&lt;int&gt; &gt; faces;</w:t>
      </w:r>
    </w:p>
    <w:p w14:paraId="6FE4BCB3"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detectFaces(frame, faces, face_cascade_path);</w:t>
      </w:r>
    </w:p>
    <w:p w14:paraId="35280FF2" w14:textId="77777777" w:rsidR="0070164B" w:rsidRPr="0070164B" w:rsidRDefault="0070164B" w:rsidP="0070164B">
      <w:pPr>
        <w:pStyle w:val="NoSpacing"/>
        <w:spacing w:line="276" w:lineRule="auto"/>
        <w:jc w:val="both"/>
        <w:rPr>
          <w:color w:val="auto"/>
          <w:sz w:val="24"/>
          <w:szCs w:val="24"/>
        </w:rPr>
      </w:pPr>
    </w:p>
    <w:p w14:paraId="5CF8869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Mat faceImg = frame.clone();</w:t>
      </w:r>
    </w:p>
    <w:p w14:paraId="454F1F6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Mat m=frame.clone();</w:t>
      </w:r>
    </w:p>
    <w:p w14:paraId="07737048"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if(faces.size()&gt;0)</w:t>
      </w:r>
    </w:p>
    <w:p w14:paraId="72A73BCA"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w:t>
      </w:r>
    </w:p>
    <w:p w14:paraId="14ADB915"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Rect face = faces[0];</w:t>
      </w:r>
    </w:p>
    <w:p w14:paraId="67A2287A"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faceImg.setTo(Scalar(0, 0, 0));</w:t>
      </w:r>
    </w:p>
    <w:p w14:paraId="52F7C5F5"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int width=face.width;</w:t>
      </w:r>
    </w:p>
    <w:p w14:paraId="06722897"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int height=face.height;</w:t>
      </w:r>
    </w:p>
    <w:p w14:paraId="648BE18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lastRenderedPageBreak/>
        <w:tab/>
      </w:r>
      <w:r w:rsidRPr="0070164B">
        <w:rPr>
          <w:color w:val="auto"/>
          <w:sz w:val="24"/>
          <w:szCs w:val="24"/>
        </w:rPr>
        <w:tab/>
        <w:t>ellipse(faceImg, RotatedRect(Point(face.x + (width/2), face.y + (height/2)), Size(width,height), 0),</w:t>
      </w:r>
    </w:p>
    <w:p w14:paraId="6556D1A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r w:rsidRPr="0070164B">
        <w:rPr>
          <w:color w:val="auto"/>
          <w:sz w:val="24"/>
          <w:szCs w:val="24"/>
        </w:rPr>
        <w:tab/>
        <w:t>Scalar(255, 255, 255), -1, 4);</w:t>
      </w:r>
    </w:p>
    <w:p w14:paraId="4EB4D711"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ellipse(display, RotatedRect(Point(face.x + (width/2), face.y + (height/2)), Size(width,height), 0),</w:t>
      </w:r>
    </w:p>
    <w:p w14:paraId="0AAB8F41"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r w:rsidRPr="0070164B">
        <w:rPr>
          <w:color w:val="auto"/>
          <w:sz w:val="24"/>
          <w:szCs w:val="24"/>
        </w:rPr>
        <w:tab/>
        <w:t>Scalar(0, 0, 0), -1, 4);</w:t>
      </w:r>
    </w:p>
    <w:p w14:paraId="72A36F8D" w14:textId="77777777" w:rsidR="0070164B" w:rsidRPr="0070164B" w:rsidRDefault="0070164B" w:rsidP="0070164B">
      <w:pPr>
        <w:pStyle w:val="NoSpacing"/>
        <w:spacing w:line="276" w:lineRule="auto"/>
        <w:jc w:val="both"/>
        <w:rPr>
          <w:color w:val="auto"/>
          <w:sz w:val="24"/>
          <w:szCs w:val="24"/>
        </w:rPr>
      </w:pPr>
    </w:p>
    <w:p w14:paraId="02FB643F"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m=frame&amp;faceImg;</w:t>
      </w:r>
    </w:p>
    <w:p w14:paraId="01416748"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Mat disp=m|display;</w:t>
      </w:r>
    </w:p>
    <w:p w14:paraId="4523F6F2"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imshow("FG Mask MOG 2", disp);</w:t>
      </w:r>
    </w:p>
    <w:p w14:paraId="6EB7E665" w14:textId="0FC57ED3" w:rsid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w:t>
      </w:r>
    </w:p>
    <w:p w14:paraId="536CD8D6" w14:textId="77777777" w:rsidR="006D659D" w:rsidRDefault="006D659D" w:rsidP="00E20735">
      <w:pPr>
        <w:pStyle w:val="NoSpacing"/>
        <w:spacing w:line="276" w:lineRule="auto"/>
        <w:jc w:val="both"/>
        <w:rPr>
          <w:color w:val="auto"/>
          <w:sz w:val="24"/>
          <w:szCs w:val="24"/>
        </w:rPr>
      </w:pPr>
    </w:p>
    <w:p w14:paraId="65DEF128"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static void detectFaces(Mat&amp; img, vector&lt;Rect_&lt;int&gt; &gt;&amp; faces, string cascade_path)</w:t>
      </w:r>
    </w:p>
    <w:p w14:paraId="34D686F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w:t>
      </w:r>
    </w:p>
    <w:p w14:paraId="2503853F"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t>CascadeClassifier face_cascade;</w:t>
      </w:r>
    </w:p>
    <w:p w14:paraId="131B967C"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t>face_cascade.load(cascade_path);</w:t>
      </w:r>
    </w:p>
    <w:p w14:paraId="2468C94C" w14:textId="77777777" w:rsidR="0070164B" w:rsidRPr="0070164B" w:rsidRDefault="0070164B" w:rsidP="0070164B">
      <w:pPr>
        <w:pStyle w:val="NoSpacing"/>
        <w:spacing w:line="276" w:lineRule="auto"/>
        <w:jc w:val="both"/>
        <w:rPr>
          <w:color w:val="auto"/>
          <w:sz w:val="24"/>
          <w:szCs w:val="24"/>
        </w:rPr>
      </w:pPr>
    </w:p>
    <w:p w14:paraId="62FF2F91"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t>face_cascade.detectMultiScale(img, faces, 1.15, 3, 0 | CASCADE_SCALE_IMAGE, Size(30, 30));</w:t>
      </w:r>
    </w:p>
    <w:p w14:paraId="72D0A809"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t>return;</w:t>
      </w:r>
    </w:p>
    <w:p w14:paraId="50ED3A01" w14:textId="77777777" w:rsidR="00B717F2" w:rsidRDefault="0070164B" w:rsidP="0070164B">
      <w:pPr>
        <w:pStyle w:val="NoSpacing"/>
        <w:spacing w:line="276" w:lineRule="auto"/>
        <w:jc w:val="both"/>
        <w:rPr>
          <w:color w:val="auto"/>
          <w:sz w:val="24"/>
          <w:szCs w:val="24"/>
        </w:rPr>
        <w:sectPr w:rsidR="00B717F2" w:rsidSect="00B717F2">
          <w:type w:val="continuous"/>
          <w:pgSz w:w="12240" w:h="15840"/>
          <w:pgMar w:top="1134" w:right="1134" w:bottom="1134" w:left="1620" w:header="0" w:footer="0" w:gutter="0"/>
          <w:lnNumType w:countBy="1" w:restart="continuous"/>
          <w:pgNumType w:start="0"/>
          <w:cols w:space="720"/>
          <w:formProt w:val="0"/>
          <w:titlePg/>
          <w:docGrid w:linePitch="326" w:charSpace="-6145"/>
        </w:sectPr>
      </w:pPr>
      <w:r w:rsidRPr="0070164B">
        <w:rPr>
          <w:color w:val="auto"/>
          <w:sz w:val="24"/>
          <w:szCs w:val="24"/>
        </w:rPr>
        <w:t>}</w:t>
      </w:r>
    </w:p>
    <w:p w14:paraId="3EE96D1F" w14:textId="044E750E" w:rsidR="0070164B" w:rsidRDefault="0070164B" w:rsidP="0070164B">
      <w:pPr>
        <w:pStyle w:val="NoSpacing"/>
        <w:spacing w:line="276" w:lineRule="auto"/>
        <w:jc w:val="both"/>
        <w:rPr>
          <w:color w:val="auto"/>
          <w:sz w:val="24"/>
          <w:szCs w:val="24"/>
        </w:rPr>
      </w:pPr>
    </w:p>
    <w:p w14:paraId="7CE8E71A" w14:textId="77777777" w:rsidR="006D659D" w:rsidRDefault="006D659D" w:rsidP="006D659D">
      <w:pPr>
        <w:pStyle w:val="NoSpacing"/>
        <w:keepNext/>
        <w:spacing w:line="276" w:lineRule="auto"/>
        <w:jc w:val="center"/>
      </w:pPr>
      <w:r>
        <w:rPr>
          <w:noProof/>
          <w:color w:val="auto"/>
          <w:sz w:val="24"/>
          <w:szCs w:val="24"/>
        </w:rPr>
        <w:drawing>
          <wp:inline distT="0" distB="0" distL="0" distR="0" wp14:anchorId="4DF520AA" wp14:editId="5D87314F">
            <wp:extent cx="6332220" cy="35617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_20160306_14_40_00_Pro.mp4_display.jpg"/>
                    <pic:cNvPicPr/>
                  </pic:nvPicPr>
                  <pic:blipFill>
                    <a:blip r:embed="rId18">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95DFBA3" w14:textId="5BE737E0" w:rsidR="006D659D" w:rsidRDefault="006D659D" w:rsidP="006D659D">
      <w:pPr>
        <w:pStyle w:val="Caption"/>
        <w:jc w:val="center"/>
      </w:pPr>
      <w:bookmarkStart w:id="537" w:name="_Ref448768838"/>
      <w:r>
        <w:t xml:space="preserve">Figure </w:t>
      </w:r>
      <w:r w:rsidR="00701417">
        <w:fldChar w:fldCharType="begin"/>
      </w:r>
      <w:r w:rsidR="00701417">
        <w:instrText xml:space="preserve"> SEQ Figure \* ARABIC </w:instrText>
      </w:r>
      <w:r w:rsidR="00701417">
        <w:fldChar w:fldCharType="separate"/>
      </w:r>
      <w:r w:rsidR="00076B59">
        <w:rPr>
          <w:noProof/>
        </w:rPr>
        <w:t>7</w:t>
      </w:r>
      <w:r w:rsidR="00701417">
        <w:rPr>
          <w:noProof/>
        </w:rPr>
        <w:fldChar w:fldCharType="end"/>
      </w:r>
      <w:bookmarkEnd w:id="537"/>
    </w:p>
    <w:p w14:paraId="1CC2AF4F" w14:textId="2C185BAF" w:rsidR="00E20735" w:rsidRDefault="00E20735" w:rsidP="00E20735">
      <w:pPr>
        <w:pStyle w:val="Heading1"/>
      </w:pPr>
      <w:r>
        <w:lastRenderedPageBreak/>
        <w:t>Secondary Approach</w:t>
      </w:r>
    </w:p>
    <w:p w14:paraId="3C58D0EF" w14:textId="29781736" w:rsidR="008E67FE" w:rsidRDefault="00974A1E" w:rsidP="003C36BA">
      <w:pPr>
        <w:pStyle w:val="Style1"/>
      </w:pPr>
      <w:r>
        <w:t>The second algorithm</w:t>
      </w:r>
      <w:del w:id="538" w:author="Darin Dugan" w:date="2016-04-23T17:18:00Z">
        <w:r w:rsidDel="00CD31F8">
          <w:delText>,</w:delText>
        </w:r>
      </w:del>
      <w:r w:rsidR="00E20735">
        <w:t xml:space="preserve"> written by the group</w:t>
      </w:r>
      <w:del w:id="539" w:author="Darin Dugan" w:date="2016-04-23T17:18:00Z">
        <w:r w:rsidDel="00CD31F8">
          <w:delText>,</w:delText>
        </w:r>
      </w:del>
      <w:r w:rsidR="00E20735">
        <w:t xml:space="preserve"> was </w:t>
      </w:r>
      <w:del w:id="540" w:author="Darin Dugan" w:date="2016-04-23T17:18:00Z">
        <w:r w:rsidR="00E20735" w:rsidDel="00E27EF8">
          <w:delText xml:space="preserve">an algorithm </w:delText>
        </w:r>
      </w:del>
      <w:r w:rsidR="00E20735">
        <w:t xml:space="preserve">designed </w:t>
      </w:r>
      <w:r>
        <w:t xml:space="preserve">to use a weighted average of frames to more efficiently </w:t>
      </w:r>
      <w:r w:rsidR="008E67FE">
        <w:t>produce the</w:t>
      </w:r>
      <w:r>
        <w:t xml:space="preserve"> </w:t>
      </w:r>
      <w:r w:rsidR="00E20735">
        <w:t xml:space="preserve">background </w:t>
      </w:r>
      <w:r w:rsidR="008E67FE">
        <w:t>to be subtracted from each additional frame.</w:t>
      </w:r>
      <w:r w:rsidR="00E20735">
        <w:t xml:space="preserve"> As with the </w:t>
      </w:r>
      <w:r>
        <w:t xml:space="preserve">MOG2 </w:t>
      </w:r>
      <w:del w:id="541" w:author="Darin Dugan" w:date="2016-04-23T16:54:00Z">
        <w:r w:rsidDel="00677AF3">
          <w:delText xml:space="preserve">backgroundsubtractor </w:delText>
        </w:r>
      </w:del>
      <w:ins w:id="542" w:author="Darin Dugan" w:date="2016-04-23T17:18:00Z">
        <w:r w:rsidR="00E27EF8">
          <w:t>b</w:t>
        </w:r>
      </w:ins>
      <w:ins w:id="543" w:author="Darin Dugan" w:date="2016-04-23T16:54:00Z">
        <w:r w:rsidR="00677AF3">
          <w:t>ackground</w:t>
        </w:r>
      </w:ins>
      <w:ins w:id="544" w:author="Darin Dugan" w:date="2016-04-23T17:18:00Z">
        <w:r w:rsidR="00E27EF8">
          <w:t xml:space="preserve"> s</w:t>
        </w:r>
      </w:ins>
      <w:ins w:id="545" w:author="Darin Dugan" w:date="2016-04-23T16:54:00Z">
        <w:r w:rsidR="00677AF3">
          <w:t xml:space="preserve">ubtractor </w:t>
        </w:r>
      </w:ins>
      <w:r>
        <w:t>used in the first approach</w:t>
      </w:r>
      <w:r w:rsidR="00E20735">
        <w:t xml:space="preserve">, </w:t>
      </w:r>
      <w:r>
        <w:t xml:space="preserve">the background was built up at the beginning of the </w:t>
      </w:r>
      <w:r w:rsidR="00E20735">
        <w:t>video</w:t>
      </w:r>
      <w:r>
        <w:t>.</w:t>
      </w:r>
      <w:r w:rsidR="00E20735">
        <w:t xml:space="preserve"> </w:t>
      </w:r>
      <w:r>
        <w:t>T</w:t>
      </w:r>
      <w:r w:rsidR="00E20735">
        <w:t xml:space="preserve">he subject </w:t>
      </w:r>
      <w:del w:id="546" w:author="Darin Dugan" w:date="2016-04-23T17:18:00Z">
        <w:r w:rsidDel="00E27EF8">
          <w:delText xml:space="preserve">would </w:delText>
        </w:r>
      </w:del>
      <w:r>
        <w:t xml:space="preserve">then </w:t>
      </w:r>
      <w:r w:rsidR="00E20735">
        <w:t>enter</w:t>
      </w:r>
      <w:ins w:id="547" w:author="Darin Dugan" w:date="2016-04-23T17:18:00Z">
        <w:r w:rsidR="00E27EF8">
          <w:t>ed</w:t>
        </w:r>
      </w:ins>
      <w:r w:rsidR="00E20735">
        <w:t xml:space="preserve"> the frame</w:t>
      </w:r>
      <w:r>
        <w:t xml:space="preserve"> and the background </w:t>
      </w:r>
      <w:del w:id="548" w:author="Darin Dugan" w:date="2016-04-23T17:18:00Z">
        <w:r w:rsidDel="00E27EF8">
          <w:delText xml:space="preserve">would be </w:delText>
        </w:r>
      </w:del>
      <w:ins w:id="549" w:author="Darin Dugan" w:date="2016-04-23T17:18:00Z">
        <w:r w:rsidR="00E27EF8">
          <w:t xml:space="preserve">was </w:t>
        </w:r>
      </w:ins>
      <w:r>
        <w:t>removed</w:t>
      </w:r>
      <w:r w:rsidR="00E20735">
        <w:t xml:space="preserve">. </w:t>
      </w:r>
      <w:r>
        <w:t xml:space="preserve">This approach allowed the background to continually evolve </w:t>
      </w:r>
      <w:ins w:id="550" w:author="Darin Dugan" w:date="2016-04-23T17:19:00Z">
        <w:r w:rsidR="00E27EF8">
          <w:t xml:space="preserve">and </w:t>
        </w:r>
      </w:ins>
      <w:del w:id="551" w:author="Darin Dugan" w:date="2016-04-23T17:19:00Z">
        <w:r w:rsidDel="00E27EF8">
          <w:delText xml:space="preserve">to </w:delText>
        </w:r>
      </w:del>
      <w:r>
        <w:t xml:space="preserve">adapt </w:t>
      </w:r>
      <w:del w:id="552" w:author="Darin Dugan" w:date="2016-04-23T17:19:00Z">
        <w:r w:rsidDel="00E27EF8">
          <w:delText xml:space="preserve">for the background </w:delText>
        </w:r>
      </w:del>
      <w:ins w:id="553" w:author="Darin Dugan" w:date="2016-04-23T17:19:00Z">
        <w:r w:rsidR="00E27EF8">
          <w:t xml:space="preserve">to </w:t>
        </w:r>
      </w:ins>
      <w:r>
        <w:t>chang</w:t>
      </w:r>
      <w:ins w:id="554" w:author="Darin Dugan" w:date="2016-04-23T17:19:00Z">
        <w:r w:rsidR="00E27EF8">
          <w:t>es</w:t>
        </w:r>
      </w:ins>
      <w:ins w:id="555" w:author="Darin Dugan" w:date="2016-04-23T17:20:00Z">
        <w:r w:rsidR="00E27EF8">
          <w:t>,</w:t>
        </w:r>
      </w:ins>
      <w:ins w:id="556" w:author="Darin Dugan" w:date="2016-04-23T17:19:00Z">
        <w:r w:rsidR="00E27EF8">
          <w:t xml:space="preserve"> including </w:t>
        </w:r>
      </w:ins>
      <w:del w:id="557" w:author="Darin Dugan" w:date="2016-04-23T17:19:00Z">
        <w:r w:rsidDel="00E27EF8">
          <w:delText xml:space="preserve">ing and the </w:delText>
        </w:r>
      </w:del>
      <w:r>
        <w:t xml:space="preserve">lighting </w:t>
      </w:r>
      <w:del w:id="558" w:author="Darin Dugan" w:date="2016-04-23T17:19:00Z">
        <w:r w:rsidDel="00E27EF8">
          <w:delText>conditions changing</w:delText>
        </w:r>
      </w:del>
      <w:ins w:id="559" w:author="Darin Dugan" w:date="2016-04-23T17:19:00Z">
        <w:r w:rsidR="00E27EF8">
          <w:t>variations</w:t>
        </w:r>
      </w:ins>
      <w:r>
        <w:t xml:space="preserve">. </w:t>
      </w:r>
      <w:r w:rsidR="008C0AB2">
        <w:t xml:space="preserve">This portion of the algorithm can be seen in lines 6 - 18 below. </w:t>
      </w:r>
      <w:r>
        <w:t xml:space="preserve">In order to keep the subject from being built into the background, frames were not used for the background if they contained a face (using facial recognition). To increase the accuracy and adaptability, the algorithm used </w:t>
      </w:r>
      <w:r w:rsidR="00E20735">
        <w:t xml:space="preserve">a configurable number of </w:t>
      </w:r>
      <w:r>
        <w:t xml:space="preserve">maximum </w:t>
      </w:r>
      <w:r w:rsidR="00E20735">
        <w:t>frames</w:t>
      </w:r>
      <w:r>
        <w:t xml:space="preserve"> to be used for the background.</w:t>
      </w:r>
      <w:r w:rsidR="008E67FE">
        <w:t xml:space="preserve"> </w:t>
      </w:r>
      <w:r w:rsidR="008E67FE" w:rsidRPr="003C36BA">
        <w:t>An example of this approach</w:t>
      </w:r>
      <w:r w:rsidR="008E67FE">
        <w:t xml:space="preserve"> can be seen in </w:t>
      </w:r>
      <w:r w:rsidR="003C36BA">
        <w:fldChar w:fldCharType="begin"/>
      </w:r>
      <w:r w:rsidR="003C36BA">
        <w:instrText xml:space="preserve"> REF _Ref448769604 \h  \* MERGEFORMAT </w:instrText>
      </w:r>
      <w:r w:rsidR="003C36BA">
        <w:fldChar w:fldCharType="separate"/>
      </w:r>
      <w:r w:rsidR="00F82D13">
        <w:t>Figure 8</w:t>
      </w:r>
      <w:r w:rsidR="003C36BA">
        <w:fldChar w:fldCharType="end"/>
      </w:r>
      <w:r w:rsidR="008E67FE">
        <w:t>.</w:t>
      </w:r>
    </w:p>
    <w:p w14:paraId="263D6F11" w14:textId="77777777" w:rsidR="003C36BA" w:rsidRDefault="003C36BA" w:rsidP="00072ED5">
      <w:pPr>
        <w:pStyle w:val="NoSpacing"/>
        <w:spacing w:line="276" w:lineRule="auto"/>
        <w:jc w:val="both"/>
        <w:rPr>
          <w:color w:val="auto"/>
          <w:sz w:val="24"/>
          <w:szCs w:val="24"/>
        </w:rPr>
      </w:pPr>
    </w:p>
    <w:p w14:paraId="1C108B48" w14:textId="77777777" w:rsidR="003C36BA" w:rsidRDefault="003C36BA" w:rsidP="003C36BA">
      <w:pPr>
        <w:pStyle w:val="NoSpacing"/>
        <w:keepNext/>
        <w:spacing w:line="276" w:lineRule="auto"/>
        <w:jc w:val="both"/>
      </w:pPr>
      <w:r>
        <w:rPr>
          <w:noProof/>
          <w:color w:val="auto"/>
          <w:sz w:val="24"/>
          <w:szCs w:val="24"/>
        </w:rPr>
        <w:drawing>
          <wp:inline distT="0" distB="0" distL="0" distR="0" wp14:anchorId="45CD229A" wp14:editId="6FA1B9E9">
            <wp:extent cx="6332220" cy="1777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32220" cy="1777365"/>
                    </a:xfrm>
                    <a:prstGeom prst="rect">
                      <a:avLst/>
                    </a:prstGeom>
                    <a:noFill/>
                    <a:ln>
                      <a:noFill/>
                    </a:ln>
                  </pic:spPr>
                </pic:pic>
              </a:graphicData>
            </a:graphic>
          </wp:inline>
        </w:drawing>
      </w:r>
    </w:p>
    <w:p w14:paraId="57A92572" w14:textId="6A723AD8" w:rsidR="008E67FE" w:rsidRDefault="003C36BA" w:rsidP="003C36BA">
      <w:pPr>
        <w:pStyle w:val="Caption"/>
        <w:jc w:val="center"/>
      </w:pPr>
      <w:bookmarkStart w:id="560" w:name="_Ref448769604"/>
      <w:r>
        <w:t xml:space="preserve">Figure </w:t>
      </w:r>
      <w:r w:rsidR="00701417">
        <w:fldChar w:fldCharType="begin"/>
      </w:r>
      <w:r w:rsidR="00701417">
        <w:instrText xml:space="preserve"> SEQ Figure \* ARABIC </w:instrText>
      </w:r>
      <w:r w:rsidR="00701417">
        <w:fldChar w:fldCharType="separate"/>
      </w:r>
      <w:r w:rsidR="00076B59">
        <w:rPr>
          <w:noProof/>
        </w:rPr>
        <w:t>8</w:t>
      </w:r>
      <w:r w:rsidR="00701417">
        <w:rPr>
          <w:noProof/>
        </w:rPr>
        <w:fldChar w:fldCharType="end"/>
      </w:r>
      <w:bookmarkEnd w:id="560"/>
    </w:p>
    <w:p w14:paraId="1B1949CB" w14:textId="4B039A13" w:rsidR="0040024B" w:rsidRDefault="0040024B" w:rsidP="00072ED5">
      <w:pPr>
        <w:pStyle w:val="NoSpacing"/>
        <w:spacing w:line="276" w:lineRule="auto"/>
        <w:jc w:val="both"/>
        <w:rPr>
          <w:color w:val="auto"/>
          <w:sz w:val="24"/>
          <w:szCs w:val="24"/>
        </w:rPr>
      </w:pPr>
      <w:r>
        <w:rPr>
          <w:color w:val="auto"/>
          <w:sz w:val="24"/>
          <w:szCs w:val="24"/>
        </w:rPr>
        <w:t>The results of this algorithm were fairly accurate and re</w:t>
      </w:r>
      <w:r w:rsidRPr="006906FA">
        <w:rPr>
          <w:color w:val="auto"/>
          <w:sz w:val="24"/>
          <w:szCs w:val="24"/>
        </w:rPr>
        <w:t xml:space="preserve">peatable, as seen in </w:t>
      </w:r>
      <w:r w:rsidRPr="006906FA">
        <w:rPr>
          <w:color w:val="auto"/>
          <w:sz w:val="24"/>
          <w:szCs w:val="24"/>
        </w:rPr>
        <w:fldChar w:fldCharType="begin"/>
      </w:r>
      <w:r w:rsidRPr="006906FA">
        <w:rPr>
          <w:color w:val="auto"/>
          <w:sz w:val="24"/>
          <w:szCs w:val="24"/>
        </w:rPr>
        <w:instrText xml:space="preserve"> REF _Ref448769989 \h  \* MERGEFORMAT </w:instrText>
      </w:r>
      <w:r w:rsidRPr="006906FA">
        <w:rPr>
          <w:color w:val="auto"/>
          <w:sz w:val="24"/>
          <w:szCs w:val="24"/>
        </w:rPr>
      </w:r>
      <w:r w:rsidRPr="006906FA">
        <w:rPr>
          <w:color w:val="auto"/>
          <w:sz w:val="24"/>
          <w:szCs w:val="24"/>
        </w:rPr>
        <w:fldChar w:fldCharType="separate"/>
      </w:r>
      <w:r w:rsidR="00F82D13" w:rsidRPr="00F82D13">
        <w:rPr>
          <w:color w:val="auto"/>
          <w:sz w:val="24"/>
          <w:szCs w:val="24"/>
        </w:rPr>
        <w:t>Figure 9</w:t>
      </w:r>
      <w:r w:rsidRPr="006906FA">
        <w:rPr>
          <w:color w:val="auto"/>
          <w:sz w:val="24"/>
          <w:szCs w:val="24"/>
        </w:rPr>
        <w:fldChar w:fldCharType="end"/>
      </w:r>
      <w:r w:rsidR="006906FA">
        <w:rPr>
          <w:color w:val="auto"/>
          <w:sz w:val="24"/>
          <w:szCs w:val="24"/>
        </w:rPr>
        <w:t>.</w:t>
      </w:r>
    </w:p>
    <w:p w14:paraId="34BCD351" w14:textId="77777777" w:rsidR="006906FA" w:rsidRDefault="006906FA" w:rsidP="00072ED5">
      <w:pPr>
        <w:pStyle w:val="NoSpacing"/>
        <w:spacing w:line="276" w:lineRule="auto"/>
        <w:jc w:val="both"/>
        <w:rPr>
          <w:color w:val="auto"/>
          <w:sz w:val="24"/>
          <w:szCs w:val="24"/>
        </w:rPr>
      </w:pPr>
    </w:p>
    <w:p w14:paraId="7DB41ECE" w14:textId="77777777" w:rsidR="0040024B" w:rsidRDefault="0040024B" w:rsidP="0040024B">
      <w:pPr>
        <w:pStyle w:val="NoSpacing"/>
        <w:keepNext/>
        <w:spacing w:line="276" w:lineRule="auto"/>
        <w:jc w:val="both"/>
      </w:pPr>
      <w:r>
        <w:rPr>
          <w:noProof/>
          <w:color w:val="auto"/>
          <w:sz w:val="24"/>
          <w:szCs w:val="24"/>
        </w:rPr>
        <w:drawing>
          <wp:inline distT="0" distB="0" distL="0" distR="0" wp14:anchorId="6148EAA7" wp14:editId="4E5B6D30">
            <wp:extent cx="6332220" cy="1777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32220" cy="1777365"/>
                    </a:xfrm>
                    <a:prstGeom prst="rect">
                      <a:avLst/>
                    </a:prstGeom>
                    <a:noFill/>
                    <a:ln>
                      <a:noFill/>
                    </a:ln>
                  </pic:spPr>
                </pic:pic>
              </a:graphicData>
            </a:graphic>
          </wp:inline>
        </w:drawing>
      </w:r>
    </w:p>
    <w:p w14:paraId="4D23C1D2" w14:textId="4E2FAF93" w:rsidR="0040024B" w:rsidRDefault="0040024B" w:rsidP="0040024B">
      <w:pPr>
        <w:pStyle w:val="Caption"/>
        <w:jc w:val="center"/>
      </w:pPr>
      <w:bookmarkStart w:id="561" w:name="_Ref448769989"/>
      <w:r>
        <w:t xml:space="preserve">Figure </w:t>
      </w:r>
      <w:r w:rsidR="00701417">
        <w:fldChar w:fldCharType="begin"/>
      </w:r>
      <w:r w:rsidR="00701417">
        <w:instrText xml:space="preserve"> SEQ Figure \* ARABIC </w:instrText>
      </w:r>
      <w:r w:rsidR="00701417">
        <w:fldChar w:fldCharType="separate"/>
      </w:r>
      <w:r w:rsidR="00076B59">
        <w:rPr>
          <w:noProof/>
        </w:rPr>
        <w:t>9</w:t>
      </w:r>
      <w:r w:rsidR="00701417">
        <w:rPr>
          <w:noProof/>
        </w:rPr>
        <w:fldChar w:fldCharType="end"/>
      </w:r>
      <w:bookmarkEnd w:id="561"/>
    </w:p>
    <w:p w14:paraId="484C2446" w14:textId="6228E233" w:rsidR="00E20735" w:rsidRDefault="006906FA" w:rsidP="00072ED5">
      <w:pPr>
        <w:pStyle w:val="NoSpacing"/>
        <w:spacing w:line="276" w:lineRule="auto"/>
        <w:jc w:val="both"/>
        <w:rPr>
          <w:color w:val="auto"/>
          <w:sz w:val="24"/>
          <w:szCs w:val="24"/>
        </w:rPr>
      </w:pPr>
      <w:r>
        <w:rPr>
          <w:color w:val="auto"/>
          <w:sz w:val="24"/>
          <w:szCs w:val="24"/>
        </w:rPr>
        <w:t>Although this algorithm produced good results, there were a few shortcomings</w:t>
      </w:r>
      <w:r w:rsidR="008C0AB2">
        <w:rPr>
          <w:color w:val="auto"/>
          <w:sz w:val="24"/>
          <w:szCs w:val="24"/>
        </w:rPr>
        <w:t xml:space="preserve">. As stated above, the algorithm </w:t>
      </w:r>
      <w:del w:id="562" w:author="Darin Dugan" w:date="2016-04-23T17:20:00Z">
        <w:r w:rsidR="008C0AB2" w:rsidDel="00E27EF8">
          <w:rPr>
            <w:color w:val="auto"/>
            <w:sz w:val="24"/>
            <w:szCs w:val="24"/>
          </w:rPr>
          <w:delText xml:space="preserve">requires </w:delText>
        </w:r>
      </w:del>
      <w:ins w:id="563" w:author="Darin Dugan" w:date="2016-04-23T17:20:00Z">
        <w:r w:rsidR="00E27EF8">
          <w:rPr>
            <w:color w:val="auto"/>
            <w:sz w:val="24"/>
            <w:szCs w:val="24"/>
          </w:rPr>
          <w:t xml:space="preserve">required </w:t>
        </w:r>
      </w:ins>
      <w:r w:rsidR="008C0AB2">
        <w:rPr>
          <w:color w:val="auto"/>
          <w:sz w:val="24"/>
          <w:szCs w:val="24"/>
        </w:rPr>
        <w:t xml:space="preserve">time to learn the background. This is not much of a problem in a kiosk setup, but it would not work well </w:t>
      </w:r>
      <w:del w:id="564" w:author="Darin Dugan" w:date="2016-04-23T17:21:00Z">
        <w:r w:rsidR="008C0AB2" w:rsidDel="00E27EF8">
          <w:rPr>
            <w:color w:val="auto"/>
            <w:sz w:val="24"/>
            <w:szCs w:val="24"/>
          </w:rPr>
          <w:delText xml:space="preserve">at all </w:delText>
        </w:r>
      </w:del>
      <w:r w:rsidR="008C0AB2">
        <w:rPr>
          <w:color w:val="auto"/>
          <w:sz w:val="24"/>
          <w:szCs w:val="24"/>
        </w:rPr>
        <w:t xml:space="preserve">in a mobile application. A key observation made by the team during this approach was the limitations of dilation and eroding to remove noise. Dilating and eroding techniques were used for many of the homework assignments and they seemed to work </w:t>
      </w:r>
      <w:del w:id="565" w:author="Darin Dugan" w:date="2016-04-23T17:21:00Z">
        <w:r w:rsidR="008C0AB2" w:rsidDel="00E27EF8">
          <w:rPr>
            <w:color w:val="auto"/>
            <w:sz w:val="24"/>
            <w:szCs w:val="24"/>
          </w:rPr>
          <w:delText xml:space="preserve">really </w:delText>
        </w:r>
      </w:del>
      <w:ins w:id="566" w:author="Darin Dugan" w:date="2016-04-23T17:21:00Z">
        <w:r w:rsidR="00E27EF8">
          <w:rPr>
            <w:color w:val="auto"/>
            <w:sz w:val="24"/>
            <w:szCs w:val="24"/>
          </w:rPr>
          <w:t xml:space="preserve">very </w:t>
        </w:r>
      </w:ins>
      <w:r w:rsidR="008C0AB2">
        <w:rPr>
          <w:color w:val="auto"/>
          <w:sz w:val="24"/>
          <w:szCs w:val="24"/>
        </w:rPr>
        <w:t xml:space="preserve">well. Dilation was able to fill </w:t>
      </w:r>
      <w:r w:rsidR="008C0AB2">
        <w:rPr>
          <w:color w:val="auto"/>
          <w:sz w:val="24"/>
          <w:szCs w:val="24"/>
        </w:rPr>
        <w:lastRenderedPageBreak/>
        <w:t xml:space="preserve">gaps as seen in </w:t>
      </w:r>
      <w:r w:rsidR="008C0AB2">
        <w:rPr>
          <w:color w:val="auto"/>
          <w:sz w:val="24"/>
          <w:szCs w:val="24"/>
        </w:rPr>
        <w:fldChar w:fldCharType="begin"/>
      </w:r>
      <w:r w:rsidR="008C0AB2">
        <w:rPr>
          <w:color w:val="auto"/>
          <w:sz w:val="24"/>
          <w:szCs w:val="24"/>
        </w:rPr>
        <w:instrText xml:space="preserve"> REF _Ref448769604 \h  \* MERGEFORMAT </w:instrText>
      </w:r>
      <w:r w:rsidR="008C0AB2">
        <w:rPr>
          <w:color w:val="auto"/>
          <w:sz w:val="24"/>
          <w:szCs w:val="24"/>
        </w:rPr>
      </w:r>
      <w:r w:rsidR="008C0AB2">
        <w:rPr>
          <w:color w:val="auto"/>
          <w:sz w:val="24"/>
          <w:szCs w:val="24"/>
        </w:rPr>
        <w:fldChar w:fldCharType="separate"/>
      </w:r>
      <w:r w:rsidR="00F82D13" w:rsidRPr="00F82D13">
        <w:rPr>
          <w:color w:val="auto"/>
          <w:sz w:val="24"/>
          <w:szCs w:val="24"/>
        </w:rPr>
        <w:t>Figure 8</w:t>
      </w:r>
      <w:r w:rsidR="008C0AB2">
        <w:rPr>
          <w:color w:val="auto"/>
          <w:sz w:val="24"/>
          <w:szCs w:val="24"/>
        </w:rPr>
        <w:fldChar w:fldCharType="end"/>
      </w:r>
      <w:ins w:id="567" w:author="Darin Dugan" w:date="2016-04-23T17:21:00Z">
        <w:r w:rsidR="00E27EF8">
          <w:rPr>
            <w:color w:val="auto"/>
            <w:sz w:val="24"/>
            <w:szCs w:val="24"/>
          </w:rPr>
          <w:t>,</w:t>
        </w:r>
      </w:ins>
      <w:r w:rsidR="008C0AB2">
        <w:rPr>
          <w:color w:val="auto"/>
          <w:sz w:val="24"/>
          <w:szCs w:val="24"/>
        </w:rPr>
        <w:t xml:space="preserve"> and eroding can be used to erase noise, such as light reflections, as seen in </w:t>
      </w:r>
      <w:r w:rsidR="00D2503E">
        <w:rPr>
          <w:color w:val="auto"/>
          <w:sz w:val="24"/>
          <w:szCs w:val="24"/>
        </w:rPr>
        <w:fldChar w:fldCharType="begin"/>
      </w:r>
      <w:r w:rsidR="00D2503E">
        <w:rPr>
          <w:color w:val="auto"/>
          <w:sz w:val="24"/>
          <w:szCs w:val="24"/>
        </w:rPr>
        <w:instrText xml:space="preserve"> REF _Ref448771869 \h  \* MERGEFORMAT </w:instrText>
      </w:r>
      <w:r w:rsidR="00D2503E">
        <w:rPr>
          <w:color w:val="auto"/>
          <w:sz w:val="24"/>
          <w:szCs w:val="24"/>
        </w:rPr>
      </w:r>
      <w:r w:rsidR="00D2503E">
        <w:rPr>
          <w:color w:val="auto"/>
          <w:sz w:val="24"/>
          <w:szCs w:val="24"/>
        </w:rPr>
        <w:fldChar w:fldCharType="separate"/>
      </w:r>
      <w:r w:rsidR="00F82D13" w:rsidRPr="00F82D13">
        <w:rPr>
          <w:color w:val="auto"/>
          <w:sz w:val="24"/>
          <w:szCs w:val="24"/>
        </w:rPr>
        <w:t>Figure 10</w:t>
      </w:r>
      <w:r w:rsidR="00D2503E">
        <w:rPr>
          <w:color w:val="auto"/>
          <w:sz w:val="24"/>
          <w:szCs w:val="24"/>
        </w:rPr>
        <w:fldChar w:fldCharType="end"/>
      </w:r>
      <w:r w:rsidR="008C0AB2">
        <w:rPr>
          <w:color w:val="auto"/>
          <w:sz w:val="24"/>
          <w:szCs w:val="24"/>
        </w:rPr>
        <w:t>.</w:t>
      </w:r>
    </w:p>
    <w:p w14:paraId="5F6265C4" w14:textId="77777777" w:rsidR="008C0AB2" w:rsidRDefault="008C0AB2" w:rsidP="00072ED5">
      <w:pPr>
        <w:pStyle w:val="NoSpacing"/>
        <w:spacing w:line="276" w:lineRule="auto"/>
        <w:jc w:val="both"/>
        <w:rPr>
          <w:color w:val="auto"/>
          <w:sz w:val="24"/>
          <w:szCs w:val="24"/>
        </w:rPr>
      </w:pPr>
    </w:p>
    <w:p w14:paraId="15107A7A" w14:textId="77777777" w:rsidR="00D2503E" w:rsidRDefault="00D2503E" w:rsidP="00D2503E">
      <w:pPr>
        <w:pStyle w:val="NoSpacing"/>
        <w:keepNext/>
        <w:spacing w:line="276" w:lineRule="auto"/>
        <w:jc w:val="both"/>
      </w:pPr>
      <w:r>
        <w:rPr>
          <w:noProof/>
          <w:color w:val="auto"/>
          <w:sz w:val="24"/>
          <w:szCs w:val="24"/>
        </w:rPr>
        <w:drawing>
          <wp:inline distT="0" distB="0" distL="0" distR="0" wp14:anchorId="1ECF3F89" wp14:editId="4019607E">
            <wp:extent cx="6332220" cy="3563440"/>
            <wp:effectExtent l="0" t="0" r="0" b="0"/>
            <wp:docPr id="15" name="Picture 15" descr="C:\Users\Bip\Documents\CE\CPR-575\vision\Source\Testing\Input\Brian_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p\Documents\CE\CPR-575\vision\Source\Testing\Input\Brian_nois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220" cy="3563440"/>
                    </a:xfrm>
                    <a:prstGeom prst="rect">
                      <a:avLst/>
                    </a:prstGeom>
                    <a:noFill/>
                    <a:ln>
                      <a:noFill/>
                    </a:ln>
                  </pic:spPr>
                </pic:pic>
              </a:graphicData>
            </a:graphic>
          </wp:inline>
        </w:drawing>
      </w:r>
    </w:p>
    <w:p w14:paraId="14FE0428" w14:textId="62AFD8FB" w:rsidR="008C0AB2" w:rsidRDefault="00D2503E" w:rsidP="00D2503E">
      <w:pPr>
        <w:pStyle w:val="Caption"/>
        <w:jc w:val="center"/>
      </w:pPr>
      <w:bookmarkStart w:id="568" w:name="_Ref448771869"/>
      <w:r>
        <w:t xml:space="preserve">Figure </w:t>
      </w:r>
      <w:r w:rsidR="00701417">
        <w:fldChar w:fldCharType="begin"/>
      </w:r>
      <w:r w:rsidR="00701417">
        <w:instrText xml:space="preserve"> SEQ Figure \* ARABIC </w:instrText>
      </w:r>
      <w:r w:rsidR="00701417">
        <w:fldChar w:fldCharType="separate"/>
      </w:r>
      <w:r w:rsidR="00076B59">
        <w:rPr>
          <w:noProof/>
        </w:rPr>
        <w:t>10</w:t>
      </w:r>
      <w:r w:rsidR="00701417">
        <w:rPr>
          <w:noProof/>
        </w:rPr>
        <w:fldChar w:fldCharType="end"/>
      </w:r>
      <w:bookmarkEnd w:id="568"/>
    </w:p>
    <w:p w14:paraId="28A61FB6" w14:textId="1834E6B9" w:rsidR="00D2503E" w:rsidRDefault="00D2503E" w:rsidP="00072ED5">
      <w:pPr>
        <w:pStyle w:val="NoSpacing"/>
        <w:spacing w:line="276" w:lineRule="auto"/>
        <w:jc w:val="both"/>
        <w:rPr>
          <w:color w:val="auto"/>
          <w:sz w:val="24"/>
          <w:szCs w:val="24"/>
        </w:rPr>
      </w:pPr>
      <w:r>
        <w:rPr>
          <w:color w:val="auto"/>
          <w:sz w:val="24"/>
          <w:szCs w:val="24"/>
        </w:rPr>
        <w:t xml:space="preserve">However, particularly when working with facial detection, eroding and dilation will remove and add pixels around individual pieces of hair. The frame in </w:t>
      </w:r>
      <w:r>
        <w:rPr>
          <w:color w:val="auto"/>
          <w:sz w:val="24"/>
          <w:szCs w:val="24"/>
        </w:rPr>
        <w:fldChar w:fldCharType="begin"/>
      </w:r>
      <w:r>
        <w:rPr>
          <w:color w:val="auto"/>
          <w:sz w:val="24"/>
          <w:szCs w:val="24"/>
        </w:rPr>
        <w:instrText xml:space="preserve"> REF _Ref448772365 \h  \* MERGEFORMAT </w:instrText>
      </w:r>
      <w:r>
        <w:rPr>
          <w:color w:val="auto"/>
          <w:sz w:val="24"/>
          <w:szCs w:val="24"/>
        </w:rPr>
      </w:r>
      <w:r>
        <w:rPr>
          <w:color w:val="auto"/>
          <w:sz w:val="24"/>
          <w:szCs w:val="24"/>
        </w:rPr>
        <w:fldChar w:fldCharType="separate"/>
      </w:r>
      <w:r w:rsidR="00F82D13" w:rsidRPr="00F82D13">
        <w:rPr>
          <w:color w:val="auto"/>
          <w:sz w:val="24"/>
          <w:szCs w:val="24"/>
        </w:rPr>
        <w:t>Figure 11</w:t>
      </w:r>
      <w:r>
        <w:rPr>
          <w:color w:val="auto"/>
          <w:sz w:val="24"/>
          <w:szCs w:val="24"/>
        </w:rPr>
        <w:fldChar w:fldCharType="end"/>
      </w:r>
      <w:r>
        <w:rPr>
          <w:color w:val="auto"/>
          <w:sz w:val="24"/>
          <w:szCs w:val="24"/>
        </w:rPr>
        <w:t xml:space="preserve"> is the same frame as seen in </w:t>
      </w:r>
      <w:r>
        <w:rPr>
          <w:color w:val="auto"/>
          <w:sz w:val="24"/>
          <w:szCs w:val="24"/>
        </w:rPr>
        <w:fldChar w:fldCharType="begin"/>
      </w:r>
      <w:r>
        <w:rPr>
          <w:color w:val="auto"/>
          <w:sz w:val="24"/>
          <w:szCs w:val="24"/>
        </w:rPr>
        <w:instrText xml:space="preserve"> REF _Ref448771869 \h  \* MERGEFORMAT </w:instrText>
      </w:r>
      <w:r>
        <w:rPr>
          <w:color w:val="auto"/>
          <w:sz w:val="24"/>
          <w:szCs w:val="24"/>
        </w:rPr>
      </w:r>
      <w:r>
        <w:rPr>
          <w:color w:val="auto"/>
          <w:sz w:val="24"/>
          <w:szCs w:val="24"/>
        </w:rPr>
        <w:fldChar w:fldCharType="separate"/>
      </w:r>
      <w:r w:rsidR="00F82D13" w:rsidRPr="00F82D13">
        <w:rPr>
          <w:color w:val="auto"/>
          <w:sz w:val="24"/>
          <w:szCs w:val="24"/>
        </w:rPr>
        <w:t>Figure 10</w:t>
      </w:r>
      <w:r>
        <w:rPr>
          <w:color w:val="auto"/>
          <w:sz w:val="24"/>
          <w:szCs w:val="24"/>
        </w:rPr>
        <w:fldChar w:fldCharType="end"/>
      </w:r>
      <w:r w:rsidR="009D71A5">
        <w:rPr>
          <w:color w:val="auto"/>
          <w:sz w:val="24"/>
          <w:szCs w:val="24"/>
        </w:rPr>
        <w:t xml:space="preserve">. The noise has been removed from the background and the foreground has been filled in. The downside is the border around the entire head has been smoothed out. Individual strands of hair have been removed and some hairs have been filled in to appear as one. </w:t>
      </w:r>
      <w:r>
        <w:rPr>
          <w:color w:val="auto"/>
          <w:sz w:val="24"/>
          <w:szCs w:val="24"/>
        </w:rPr>
        <w:t xml:space="preserve">This is similar to some of the </w:t>
      </w:r>
      <w:del w:id="569" w:author="Darin Dugan" w:date="2016-04-23T17:23:00Z">
        <w:r w:rsidDel="00E27EF8">
          <w:rPr>
            <w:color w:val="auto"/>
            <w:sz w:val="24"/>
            <w:szCs w:val="24"/>
          </w:rPr>
          <w:delText xml:space="preserve">problems </w:delText>
        </w:r>
      </w:del>
      <w:ins w:id="570" w:author="Darin Dugan" w:date="2016-04-23T17:23:00Z">
        <w:r w:rsidR="00E27EF8">
          <w:rPr>
            <w:color w:val="auto"/>
            <w:sz w:val="24"/>
            <w:szCs w:val="24"/>
          </w:rPr>
          <w:t>difficulties encountered</w:t>
        </w:r>
      </w:ins>
      <w:del w:id="571" w:author="Darin Dugan" w:date="2016-04-23T17:23:00Z">
        <w:r w:rsidDel="00E27EF8">
          <w:rPr>
            <w:color w:val="auto"/>
            <w:sz w:val="24"/>
            <w:szCs w:val="24"/>
          </w:rPr>
          <w:delText>experienced</w:delText>
        </w:r>
      </w:del>
      <w:r>
        <w:rPr>
          <w:color w:val="auto"/>
          <w:sz w:val="24"/>
          <w:szCs w:val="24"/>
        </w:rPr>
        <w:t xml:space="preserve"> in previous attempts to solve this problem.</w:t>
      </w:r>
    </w:p>
    <w:p w14:paraId="667FAC4F" w14:textId="77777777" w:rsidR="00D2503E" w:rsidRDefault="00D2503E" w:rsidP="00072ED5">
      <w:pPr>
        <w:pStyle w:val="NoSpacing"/>
        <w:spacing w:line="276" w:lineRule="auto"/>
        <w:jc w:val="both"/>
        <w:rPr>
          <w:color w:val="auto"/>
          <w:sz w:val="24"/>
          <w:szCs w:val="24"/>
        </w:rPr>
      </w:pPr>
    </w:p>
    <w:p w14:paraId="55B36295" w14:textId="77777777" w:rsidR="00D2503E" w:rsidRDefault="00D2503E" w:rsidP="00D2503E">
      <w:pPr>
        <w:pStyle w:val="NoSpacing"/>
        <w:keepNext/>
        <w:spacing w:line="276" w:lineRule="auto"/>
        <w:jc w:val="both"/>
      </w:pPr>
      <w:r>
        <w:rPr>
          <w:noProof/>
          <w:color w:val="auto"/>
          <w:sz w:val="24"/>
          <w:szCs w:val="24"/>
        </w:rPr>
        <w:lastRenderedPageBreak/>
        <w:drawing>
          <wp:inline distT="0" distB="0" distL="0" distR="0" wp14:anchorId="25D4B28B" wp14:editId="6BA78CB6">
            <wp:extent cx="6332220" cy="3563440"/>
            <wp:effectExtent l="0" t="0" r="0" b="0"/>
            <wp:docPr id="16" name="Picture 16" descr="C:\Users\Bip\Documents\CE\CPR-575\vision\Source\Testing\Input\Brian_Er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p\Documents\CE\CPR-575\vision\Source\Testing\Input\Brian_Erod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2220" cy="3563440"/>
                    </a:xfrm>
                    <a:prstGeom prst="rect">
                      <a:avLst/>
                    </a:prstGeom>
                    <a:noFill/>
                    <a:ln>
                      <a:noFill/>
                    </a:ln>
                  </pic:spPr>
                </pic:pic>
              </a:graphicData>
            </a:graphic>
          </wp:inline>
        </w:drawing>
      </w:r>
    </w:p>
    <w:p w14:paraId="51D4AE05" w14:textId="51064474" w:rsidR="00D2503E" w:rsidRDefault="00D2503E" w:rsidP="00D2503E">
      <w:pPr>
        <w:pStyle w:val="Caption"/>
        <w:jc w:val="center"/>
      </w:pPr>
      <w:bookmarkStart w:id="572" w:name="_Ref448772365"/>
      <w:r>
        <w:t xml:space="preserve">Figure </w:t>
      </w:r>
      <w:r w:rsidR="00701417">
        <w:fldChar w:fldCharType="begin"/>
      </w:r>
      <w:r w:rsidR="00701417">
        <w:instrText xml:space="preserve"> SEQ Figure \* ARABIC </w:instrText>
      </w:r>
      <w:r w:rsidR="00701417">
        <w:fldChar w:fldCharType="separate"/>
      </w:r>
      <w:r w:rsidR="00076B59">
        <w:rPr>
          <w:noProof/>
        </w:rPr>
        <w:t>11</w:t>
      </w:r>
      <w:r w:rsidR="00701417">
        <w:rPr>
          <w:noProof/>
        </w:rPr>
        <w:fldChar w:fldCharType="end"/>
      </w:r>
      <w:bookmarkEnd w:id="572"/>
    </w:p>
    <w:p w14:paraId="23D0C77A" w14:textId="1A523C07" w:rsidR="00CE330B" w:rsidRDefault="00F82D13" w:rsidP="00CE330B">
      <w:pPr>
        <w:pStyle w:val="NoSpacing"/>
        <w:spacing w:line="276" w:lineRule="auto"/>
        <w:jc w:val="both"/>
        <w:rPr>
          <w:color w:val="auto"/>
          <w:sz w:val="24"/>
          <w:szCs w:val="24"/>
        </w:rPr>
      </w:pPr>
      <w:r>
        <w:rPr>
          <w:color w:val="auto"/>
          <w:sz w:val="24"/>
          <w:szCs w:val="24"/>
        </w:rPr>
        <w:t xml:space="preserve">The team decided rather than continuing to work on this </w:t>
      </w:r>
      <w:r w:rsidR="00CE330B">
        <w:rPr>
          <w:color w:val="auto"/>
          <w:sz w:val="24"/>
          <w:szCs w:val="24"/>
        </w:rPr>
        <w:t xml:space="preserve">algorithm, which had its mobile limitations and experienced </w:t>
      </w:r>
      <w:ins w:id="573" w:author="Darin Dugan" w:date="2016-04-23T17:23:00Z">
        <w:r w:rsidR="00E27EF8">
          <w:rPr>
            <w:color w:val="auto"/>
            <w:sz w:val="24"/>
            <w:szCs w:val="24"/>
          </w:rPr>
          <w:t xml:space="preserve">setbacks </w:t>
        </w:r>
      </w:ins>
      <w:r w:rsidR="00CE330B">
        <w:rPr>
          <w:color w:val="auto"/>
          <w:sz w:val="24"/>
          <w:szCs w:val="24"/>
        </w:rPr>
        <w:t xml:space="preserve">similar </w:t>
      </w:r>
      <w:del w:id="574" w:author="Darin Dugan" w:date="2016-04-23T17:23:00Z">
        <w:r w:rsidR="00CE330B" w:rsidDel="00E27EF8">
          <w:rPr>
            <w:color w:val="auto"/>
            <w:sz w:val="24"/>
            <w:szCs w:val="24"/>
          </w:rPr>
          <w:delText xml:space="preserve">setbacks </w:delText>
        </w:r>
      </w:del>
      <w:r w:rsidR="00CE330B">
        <w:rPr>
          <w:color w:val="auto"/>
          <w:sz w:val="24"/>
          <w:szCs w:val="24"/>
        </w:rPr>
        <w:t>to previous failed attempts by others, a</w:t>
      </w:r>
      <w:ins w:id="575" w:author="Darin Dugan" w:date="2016-04-23T17:24:00Z">
        <w:r w:rsidR="00E27EF8">
          <w:rPr>
            <w:color w:val="auto"/>
            <w:sz w:val="24"/>
            <w:szCs w:val="24"/>
          </w:rPr>
          <w:t>n altogether</w:t>
        </w:r>
      </w:ins>
      <w:r w:rsidR="00CE330B">
        <w:rPr>
          <w:color w:val="auto"/>
          <w:sz w:val="24"/>
          <w:szCs w:val="24"/>
        </w:rPr>
        <w:t xml:space="preserve"> different approach </w:t>
      </w:r>
      <w:del w:id="576" w:author="Darin Dugan" w:date="2016-04-23T17:24:00Z">
        <w:r w:rsidR="00CE330B" w:rsidDel="00E27EF8">
          <w:rPr>
            <w:color w:val="auto"/>
            <w:sz w:val="24"/>
            <w:szCs w:val="24"/>
          </w:rPr>
          <w:delText>altogether would need to be used</w:delText>
        </w:r>
      </w:del>
      <w:ins w:id="577" w:author="Darin Dugan" w:date="2016-04-23T17:24:00Z">
        <w:r w:rsidR="00E27EF8">
          <w:rPr>
            <w:color w:val="auto"/>
            <w:sz w:val="24"/>
            <w:szCs w:val="24"/>
          </w:rPr>
          <w:t>was needed</w:t>
        </w:r>
      </w:ins>
      <w:r w:rsidR="00CE330B">
        <w:rPr>
          <w:color w:val="auto"/>
          <w:sz w:val="24"/>
          <w:szCs w:val="24"/>
        </w:rPr>
        <w:t>.</w:t>
      </w:r>
      <w:del w:id="578" w:author="Darin Dugan" w:date="2016-04-23T17:23:00Z">
        <w:r w:rsidR="00CE330B" w:rsidDel="00E27EF8">
          <w:rPr>
            <w:color w:val="auto"/>
            <w:sz w:val="24"/>
            <w:szCs w:val="24"/>
          </w:rPr>
          <w:delText xml:space="preserve"> </w:delText>
        </w:r>
      </w:del>
    </w:p>
    <w:p w14:paraId="1B814AC5" w14:textId="77777777" w:rsidR="00CE330B" w:rsidRDefault="00CE330B" w:rsidP="00CE330B">
      <w:pPr>
        <w:pStyle w:val="NoSpacing"/>
        <w:spacing w:line="276" w:lineRule="auto"/>
        <w:jc w:val="both"/>
        <w:rPr>
          <w:color w:val="auto"/>
          <w:sz w:val="24"/>
          <w:szCs w:val="24"/>
        </w:rPr>
      </w:pPr>
      <w:r>
        <w:rPr>
          <w:color w:val="auto"/>
          <w:sz w:val="24"/>
          <w:szCs w:val="24"/>
        </w:rPr>
        <w:t>The relevant code snippet for this approach is shown below.</w:t>
      </w:r>
    </w:p>
    <w:p w14:paraId="4A1E2AED" w14:textId="77777777" w:rsidR="00CE330B" w:rsidRDefault="00CE330B" w:rsidP="00CE330B">
      <w:pPr>
        <w:pStyle w:val="NoSpacing"/>
        <w:spacing w:line="276" w:lineRule="auto"/>
        <w:jc w:val="both"/>
        <w:rPr>
          <w:color w:val="auto"/>
          <w:sz w:val="24"/>
          <w:szCs w:val="24"/>
        </w:rPr>
      </w:pPr>
    </w:p>
    <w:p w14:paraId="0261AB41" w14:textId="77777777" w:rsidR="00CE330B" w:rsidRDefault="00CE330B" w:rsidP="00CE330B">
      <w:pPr>
        <w:pStyle w:val="NoSpacing"/>
        <w:spacing w:line="276" w:lineRule="auto"/>
        <w:jc w:val="both"/>
        <w:rPr>
          <w:color w:val="auto"/>
          <w:sz w:val="24"/>
          <w:szCs w:val="24"/>
        </w:rPr>
        <w:sectPr w:rsidR="00CE330B" w:rsidSect="00B717F2">
          <w:type w:val="continuous"/>
          <w:pgSz w:w="12240" w:h="15840"/>
          <w:pgMar w:top="1134" w:right="1134" w:bottom="1134" w:left="1134" w:header="0" w:footer="0" w:gutter="0"/>
          <w:pgNumType w:start="12"/>
          <w:cols w:space="720"/>
          <w:formProt w:val="0"/>
          <w:docGrid w:linePitch="326" w:charSpace="-6145"/>
        </w:sectPr>
      </w:pPr>
    </w:p>
    <w:p w14:paraId="77F39854" w14:textId="77777777" w:rsidR="00CE330B" w:rsidRPr="008C0AB2" w:rsidRDefault="00CE330B" w:rsidP="00CE330B">
      <w:pPr>
        <w:pStyle w:val="NoSpacing"/>
        <w:spacing w:line="276" w:lineRule="auto"/>
        <w:jc w:val="both"/>
        <w:rPr>
          <w:color w:val="auto"/>
          <w:sz w:val="24"/>
          <w:szCs w:val="24"/>
        </w:rPr>
      </w:pPr>
      <w:r w:rsidRPr="008C0AB2">
        <w:rPr>
          <w:color w:val="auto"/>
          <w:sz w:val="24"/>
          <w:szCs w:val="24"/>
        </w:rPr>
        <w:t>if (backGround.empty()){</w:t>
      </w:r>
    </w:p>
    <w:p w14:paraId="5727C5CD" w14:textId="77777777" w:rsidR="00CE330B" w:rsidRPr="008C0AB2" w:rsidRDefault="00CE330B" w:rsidP="00CE330B">
      <w:pPr>
        <w:pStyle w:val="NoSpacing"/>
        <w:spacing w:line="276" w:lineRule="auto"/>
        <w:jc w:val="both"/>
        <w:rPr>
          <w:color w:val="auto"/>
          <w:sz w:val="24"/>
          <w:szCs w:val="24"/>
        </w:rPr>
      </w:pPr>
      <w:r w:rsidRPr="008C0AB2">
        <w:rPr>
          <w:color w:val="auto"/>
          <w:sz w:val="24"/>
          <w:szCs w:val="24"/>
        </w:rPr>
        <w:tab/>
        <w:t>backGround = frame.clone();</w:t>
      </w:r>
    </w:p>
    <w:p w14:paraId="500A2E0E" w14:textId="77777777" w:rsidR="005D62EC" w:rsidRPr="008C0AB2" w:rsidRDefault="005D62EC" w:rsidP="005D62EC">
      <w:pPr>
        <w:pStyle w:val="NoSpacing"/>
        <w:spacing w:line="276" w:lineRule="auto"/>
        <w:jc w:val="both"/>
        <w:rPr>
          <w:color w:val="auto"/>
          <w:sz w:val="24"/>
          <w:szCs w:val="24"/>
        </w:rPr>
      </w:pPr>
      <w:r w:rsidRPr="008C0AB2">
        <w:rPr>
          <w:color w:val="auto"/>
          <w:sz w:val="24"/>
          <w:szCs w:val="24"/>
        </w:rPr>
        <w:tab/>
        <w:t>faceFrame = frame.clone();</w:t>
      </w:r>
    </w:p>
    <w:p w14:paraId="3195AED8" w14:textId="77777777" w:rsidR="005D62EC" w:rsidRPr="008C0AB2" w:rsidRDefault="005D62EC" w:rsidP="005D62EC">
      <w:pPr>
        <w:pStyle w:val="NoSpacing"/>
        <w:spacing w:line="276" w:lineRule="auto"/>
        <w:jc w:val="both"/>
        <w:rPr>
          <w:color w:val="auto"/>
          <w:sz w:val="24"/>
          <w:szCs w:val="24"/>
        </w:rPr>
      </w:pPr>
      <w:r w:rsidRPr="008C0AB2">
        <w:rPr>
          <w:color w:val="auto"/>
          <w:sz w:val="24"/>
          <w:szCs w:val="24"/>
        </w:rPr>
        <w:t>}</w:t>
      </w:r>
    </w:p>
    <w:p w14:paraId="5661738D" w14:textId="77777777" w:rsidR="005D62EC" w:rsidRPr="008C0AB2" w:rsidRDefault="005D62EC" w:rsidP="005D62EC">
      <w:pPr>
        <w:pStyle w:val="NoSpacing"/>
        <w:spacing w:line="276" w:lineRule="auto"/>
        <w:jc w:val="both"/>
        <w:rPr>
          <w:color w:val="auto"/>
          <w:sz w:val="24"/>
          <w:szCs w:val="24"/>
        </w:rPr>
      </w:pPr>
    </w:p>
    <w:p w14:paraId="739AD551" w14:textId="77777777" w:rsidR="005D62EC" w:rsidRPr="008C0AB2" w:rsidRDefault="005D62EC" w:rsidP="005D62EC">
      <w:pPr>
        <w:pStyle w:val="NoSpacing"/>
        <w:spacing w:line="276" w:lineRule="auto"/>
        <w:jc w:val="both"/>
        <w:rPr>
          <w:color w:val="auto"/>
          <w:sz w:val="24"/>
          <w:szCs w:val="24"/>
        </w:rPr>
      </w:pPr>
      <w:r w:rsidRPr="008C0AB2">
        <w:rPr>
          <w:color w:val="auto"/>
          <w:sz w:val="24"/>
          <w:szCs w:val="24"/>
        </w:rPr>
        <w:t>// Use weighted frames to maintain background</w:t>
      </w:r>
    </w:p>
    <w:p w14:paraId="15F67040" w14:textId="77777777" w:rsidR="005D62EC" w:rsidRPr="008C0AB2" w:rsidRDefault="005D62EC" w:rsidP="005D62EC">
      <w:pPr>
        <w:pStyle w:val="NoSpacing"/>
        <w:spacing w:line="276" w:lineRule="auto"/>
        <w:jc w:val="both"/>
        <w:rPr>
          <w:color w:val="auto"/>
          <w:sz w:val="24"/>
          <w:szCs w:val="24"/>
        </w:rPr>
      </w:pPr>
      <w:r w:rsidRPr="008C0AB2">
        <w:rPr>
          <w:color w:val="auto"/>
          <w:sz w:val="24"/>
          <w:szCs w:val="24"/>
        </w:rPr>
        <w:t>if (i &gt;= 100)</w:t>
      </w:r>
    </w:p>
    <w:p w14:paraId="2A3D096A" w14:textId="77777777" w:rsidR="005D62EC" w:rsidRPr="008C0AB2" w:rsidRDefault="005D62EC" w:rsidP="005D62EC">
      <w:pPr>
        <w:pStyle w:val="NoSpacing"/>
        <w:spacing w:line="276" w:lineRule="auto"/>
        <w:jc w:val="both"/>
        <w:rPr>
          <w:color w:val="auto"/>
          <w:sz w:val="24"/>
          <w:szCs w:val="24"/>
        </w:rPr>
      </w:pPr>
      <w:r w:rsidRPr="008C0AB2">
        <w:rPr>
          <w:color w:val="auto"/>
          <w:sz w:val="24"/>
          <w:szCs w:val="24"/>
        </w:rPr>
        <w:t>{</w:t>
      </w:r>
    </w:p>
    <w:p w14:paraId="029EE9E6" w14:textId="77777777" w:rsidR="005D62EC" w:rsidRPr="008C0AB2" w:rsidRDefault="005D62EC" w:rsidP="005D62EC">
      <w:pPr>
        <w:pStyle w:val="NoSpacing"/>
        <w:spacing w:line="276" w:lineRule="auto"/>
        <w:jc w:val="both"/>
        <w:rPr>
          <w:color w:val="auto"/>
          <w:sz w:val="24"/>
          <w:szCs w:val="24"/>
        </w:rPr>
      </w:pPr>
      <w:r w:rsidRPr="008C0AB2">
        <w:rPr>
          <w:color w:val="auto"/>
          <w:sz w:val="24"/>
          <w:szCs w:val="24"/>
        </w:rPr>
        <w:tab/>
        <w:t>k = 100;</w:t>
      </w:r>
    </w:p>
    <w:p w14:paraId="257FCD7C" w14:textId="77777777" w:rsidR="005D62EC" w:rsidRPr="008C0AB2" w:rsidRDefault="005D62EC" w:rsidP="005D62EC">
      <w:pPr>
        <w:pStyle w:val="NoSpacing"/>
        <w:spacing w:line="276" w:lineRule="auto"/>
        <w:jc w:val="both"/>
        <w:rPr>
          <w:color w:val="auto"/>
          <w:sz w:val="24"/>
          <w:szCs w:val="24"/>
        </w:rPr>
      </w:pPr>
      <w:r w:rsidRPr="008C0AB2">
        <w:rPr>
          <w:color w:val="auto"/>
          <w:sz w:val="24"/>
          <w:szCs w:val="24"/>
        </w:rPr>
        <w:t>}</w:t>
      </w:r>
    </w:p>
    <w:p w14:paraId="32FAD8FB" w14:textId="77777777" w:rsidR="005D62EC" w:rsidRPr="008C0AB2" w:rsidRDefault="005D62EC" w:rsidP="005D62EC">
      <w:pPr>
        <w:pStyle w:val="NoSpacing"/>
        <w:spacing w:line="276" w:lineRule="auto"/>
        <w:jc w:val="both"/>
        <w:rPr>
          <w:color w:val="auto"/>
          <w:sz w:val="24"/>
          <w:szCs w:val="24"/>
        </w:rPr>
      </w:pPr>
      <w:r w:rsidRPr="008C0AB2">
        <w:rPr>
          <w:color w:val="auto"/>
          <w:sz w:val="24"/>
          <w:szCs w:val="24"/>
        </w:rPr>
        <w:t>else</w:t>
      </w:r>
    </w:p>
    <w:p w14:paraId="00D1A788" w14:textId="5C62D1E0" w:rsidR="008C0AB2" w:rsidRPr="008C0AB2" w:rsidRDefault="005D62EC" w:rsidP="005D62EC">
      <w:pPr>
        <w:pStyle w:val="NoSpacing"/>
        <w:spacing w:line="276" w:lineRule="auto"/>
        <w:jc w:val="both"/>
        <w:rPr>
          <w:color w:val="auto"/>
          <w:sz w:val="24"/>
          <w:szCs w:val="24"/>
        </w:rPr>
      </w:pPr>
      <w:r w:rsidRPr="008C0AB2">
        <w:rPr>
          <w:color w:val="auto"/>
          <w:sz w:val="24"/>
          <w:szCs w:val="24"/>
        </w:rPr>
        <w:t>{</w:t>
      </w:r>
    </w:p>
    <w:p w14:paraId="0614D025"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k = i;</w:t>
      </w:r>
    </w:p>
    <w:p w14:paraId="6781D6B5"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w:t>
      </w:r>
    </w:p>
    <w:p w14:paraId="7B16DD16"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k = i * 100;</w:t>
      </w:r>
    </w:p>
    <w:p w14:paraId="372C9532"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alpha = ((k-1)/k);</w:t>
      </w:r>
    </w:p>
    <w:p w14:paraId="446470E9"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beta  = (1/k);</w:t>
      </w:r>
    </w:p>
    <w:p w14:paraId="5C4C7B00"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lastRenderedPageBreak/>
        <w:t>addWeighted(backGround, alpha, frame, beta, 0.0, backGround);</w:t>
      </w:r>
    </w:p>
    <w:p w14:paraId="7D179F77" w14:textId="77777777" w:rsidR="008C0AB2" w:rsidRPr="008C0AB2" w:rsidRDefault="008C0AB2" w:rsidP="008C0AB2">
      <w:pPr>
        <w:pStyle w:val="NoSpacing"/>
        <w:spacing w:line="276" w:lineRule="auto"/>
        <w:jc w:val="both"/>
        <w:rPr>
          <w:color w:val="auto"/>
          <w:sz w:val="24"/>
          <w:szCs w:val="24"/>
        </w:rPr>
      </w:pPr>
    </w:p>
    <w:p w14:paraId="0E4D8AB9"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cvtColor(frame, frmGray, COLOR_BGR2GRAY);</w:t>
      </w:r>
    </w:p>
    <w:p w14:paraId="4FCFA3A9"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cvtColor(backGround, bkgdGray, COLOR_BGR2GRAY);</w:t>
      </w:r>
    </w:p>
    <w:p w14:paraId="6BC67D08" w14:textId="77777777" w:rsidR="008C0AB2" w:rsidRPr="008C0AB2" w:rsidRDefault="008C0AB2" w:rsidP="008C0AB2">
      <w:pPr>
        <w:pStyle w:val="NoSpacing"/>
        <w:spacing w:line="276" w:lineRule="auto"/>
        <w:jc w:val="both"/>
        <w:rPr>
          <w:color w:val="auto"/>
          <w:sz w:val="24"/>
          <w:szCs w:val="24"/>
        </w:rPr>
      </w:pPr>
    </w:p>
    <w:p w14:paraId="38B798AA"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se = getStructuringElement( MORPH_RECT, Size( 1, 4 ), //remove bkgd noise</w:t>
      </w:r>
    </w:p>
    <w:p w14:paraId="766875DD"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t>Point( -1, -1 ) );</w:t>
      </w:r>
    </w:p>
    <w:p w14:paraId="207EA3C3"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erode (bkgdGray, bkgdGray, se, Point(-1, -1), 1, 1, 1);</w:t>
      </w:r>
    </w:p>
    <w:p w14:paraId="355D28B6"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dilate(bkgdGray, bkgdGray, se, Point(-1, -1), 1, 1, 1);</w:t>
      </w:r>
    </w:p>
    <w:p w14:paraId="51EFA2C9" w14:textId="77777777" w:rsidR="008C0AB2" w:rsidRPr="008C0AB2" w:rsidRDefault="008C0AB2" w:rsidP="008C0AB2">
      <w:pPr>
        <w:pStyle w:val="NoSpacing"/>
        <w:spacing w:line="276" w:lineRule="auto"/>
        <w:jc w:val="both"/>
        <w:rPr>
          <w:color w:val="auto"/>
          <w:sz w:val="24"/>
          <w:szCs w:val="24"/>
        </w:rPr>
      </w:pPr>
    </w:p>
    <w:p w14:paraId="7144DC99"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absdiff(bkgdGray, frmGray, diffGray);</w:t>
      </w:r>
    </w:p>
    <w:p w14:paraId="79CFC2C7" w14:textId="77777777" w:rsidR="008C0AB2" w:rsidRPr="008C0AB2" w:rsidRDefault="008C0AB2" w:rsidP="008C0AB2">
      <w:pPr>
        <w:pStyle w:val="NoSpacing"/>
        <w:spacing w:line="276" w:lineRule="auto"/>
        <w:jc w:val="both"/>
        <w:rPr>
          <w:color w:val="auto"/>
          <w:sz w:val="24"/>
          <w:szCs w:val="24"/>
        </w:rPr>
      </w:pPr>
    </w:p>
    <w:p w14:paraId="32704D65"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threshold(diffGray, notDiff, 20, 255, THRESH_BINARY);</w:t>
      </w:r>
    </w:p>
    <w:p w14:paraId="1955F456" w14:textId="77777777" w:rsidR="008C0AB2" w:rsidRPr="008C0AB2" w:rsidRDefault="008C0AB2" w:rsidP="008C0AB2">
      <w:pPr>
        <w:pStyle w:val="NoSpacing"/>
        <w:spacing w:line="276" w:lineRule="auto"/>
        <w:jc w:val="both"/>
        <w:rPr>
          <w:color w:val="auto"/>
          <w:sz w:val="24"/>
          <w:szCs w:val="24"/>
        </w:rPr>
      </w:pPr>
    </w:p>
    <w:p w14:paraId="118B3627"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 Only run if motion is present (ie &gt; 15% of frame)</w:t>
      </w:r>
    </w:p>
    <w:p w14:paraId="24A91E68"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perOn = (double)(countNonZero(notDiff)) / (double)((notDiff.cols * notDiff.rows));</w:t>
      </w:r>
    </w:p>
    <w:p w14:paraId="07004404"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if (perOn &gt; 0.14)</w:t>
      </w:r>
    </w:p>
    <w:p w14:paraId="303E04D4"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w:t>
      </w:r>
    </w:p>
    <w:p w14:paraId="564BF568"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erode (diffGray, diffGray, se, Point(-1, -1), 1, 1, 1);</w:t>
      </w:r>
    </w:p>
    <w:p w14:paraId="3B12800E"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dilate(diffGray, diffGray, se, Point(-1, -1), 3, 1, 1);</w:t>
      </w:r>
    </w:p>
    <w:p w14:paraId="4FC77ACB" w14:textId="77777777" w:rsidR="008C0AB2" w:rsidRPr="008C0AB2" w:rsidRDefault="008C0AB2" w:rsidP="008C0AB2">
      <w:pPr>
        <w:pStyle w:val="NoSpacing"/>
        <w:spacing w:line="276" w:lineRule="auto"/>
        <w:jc w:val="both"/>
        <w:rPr>
          <w:color w:val="auto"/>
          <w:sz w:val="24"/>
          <w:szCs w:val="24"/>
        </w:rPr>
      </w:pPr>
    </w:p>
    <w:p w14:paraId="32BE9231"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se = getStructuringElement( MORPH_RECT, Size( 4, 1 ), //remove bkgd noise</w:t>
      </w:r>
    </w:p>
    <w:p w14:paraId="53FB3079"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t xml:space="preserve">   Point( -1, -1 ) );</w:t>
      </w:r>
    </w:p>
    <w:p w14:paraId="667F8784"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erode (diffGray, diffGray, se, Point(-1, -1), 1, 1, 1);</w:t>
      </w:r>
    </w:p>
    <w:p w14:paraId="457ED2EE"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dilate(diffGray, diffGray, se, Point(-1, -1), 3, 1, 1);</w:t>
      </w:r>
    </w:p>
    <w:p w14:paraId="2D6ED798" w14:textId="77777777" w:rsidR="008C0AB2" w:rsidRPr="008C0AB2" w:rsidRDefault="008C0AB2" w:rsidP="008C0AB2">
      <w:pPr>
        <w:pStyle w:val="NoSpacing"/>
        <w:spacing w:line="276" w:lineRule="auto"/>
        <w:jc w:val="both"/>
        <w:rPr>
          <w:color w:val="auto"/>
          <w:sz w:val="24"/>
          <w:szCs w:val="24"/>
        </w:rPr>
      </w:pPr>
    </w:p>
    <w:p w14:paraId="1051A19C"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//bitwise_xor(diffGray, noiseBkgd, diffGray);</w:t>
      </w:r>
    </w:p>
    <w:p w14:paraId="26B1AAC6" w14:textId="77777777" w:rsidR="008C0AB2" w:rsidRPr="008C0AB2" w:rsidRDefault="008C0AB2" w:rsidP="008C0AB2">
      <w:pPr>
        <w:pStyle w:val="NoSpacing"/>
        <w:spacing w:line="276" w:lineRule="auto"/>
        <w:jc w:val="both"/>
        <w:rPr>
          <w:color w:val="auto"/>
          <w:sz w:val="24"/>
          <w:szCs w:val="24"/>
        </w:rPr>
      </w:pPr>
    </w:p>
    <w:p w14:paraId="08F14440"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threshold(diffGray, notDiff, 20, 255, THRESH_BINARY);</w:t>
      </w:r>
    </w:p>
    <w:p w14:paraId="2AD40851" w14:textId="77777777" w:rsidR="008C0AB2" w:rsidRPr="008C0AB2" w:rsidRDefault="008C0AB2" w:rsidP="008C0AB2">
      <w:pPr>
        <w:pStyle w:val="NoSpacing"/>
        <w:spacing w:line="276" w:lineRule="auto"/>
        <w:jc w:val="both"/>
        <w:rPr>
          <w:color w:val="auto"/>
          <w:sz w:val="24"/>
          <w:szCs w:val="24"/>
        </w:rPr>
      </w:pPr>
    </w:p>
    <w:p w14:paraId="234FE6B1"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xorFrame = notDiff.clone();</w:t>
      </w:r>
    </w:p>
    <w:p w14:paraId="4B51D0EB" w14:textId="77777777" w:rsidR="008C0AB2" w:rsidRPr="008C0AB2" w:rsidRDefault="008C0AB2" w:rsidP="008C0AB2">
      <w:pPr>
        <w:pStyle w:val="NoSpacing"/>
        <w:spacing w:line="276" w:lineRule="auto"/>
        <w:jc w:val="both"/>
        <w:rPr>
          <w:color w:val="auto"/>
          <w:sz w:val="24"/>
          <w:szCs w:val="24"/>
        </w:rPr>
      </w:pPr>
    </w:p>
    <w:p w14:paraId="1CC89F31"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 Track Person</w:t>
      </w:r>
    </w:p>
    <w:p w14:paraId="578FC9C8"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cntrIn = xorFrame.clone();</w:t>
      </w:r>
    </w:p>
    <w:p w14:paraId="423CD339"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findContours(cntrIn, contrR, hierarchy, CV_RETR_EXTERNAL, CV_CHAIN_APPROX_SIMPLE, Point(0, 0));</w:t>
      </w:r>
    </w:p>
    <w:p w14:paraId="32801C2E" w14:textId="77777777" w:rsidR="008C0AB2" w:rsidRPr="008C0AB2" w:rsidRDefault="008C0AB2" w:rsidP="008C0AB2">
      <w:pPr>
        <w:pStyle w:val="NoSpacing"/>
        <w:spacing w:line="276" w:lineRule="auto"/>
        <w:jc w:val="both"/>
        <w:rPr>
          <w:color w:val="auto"/>
          <w:sz w:val="24"/>
          <w:szCs w:val="24"/>
        </w:rPr>
      </w:pPr>
    </w:p>
    <w:p w14:paraId="77C5EED1"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for(int c = 0; c &lt; contrR.size(); c++)</w:t>
      </w:r>
    </w:p>
    <w:p w14:paraId="7F67CD85"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w:t>
      </w:r>
    </w:p>
    <w:p w14:paraId="4C44626C"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t>if(contrR[c].size() &gt;= largestContr)</w:t>
      </w:r>
    </w:p>
    <w:p w14:paraId="7680B3DB"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lastRenderedPageBreak/>
        <w:tab/>
      </w:r>
      <w:r w:rsidRPr="008C0AB2">
        <w:rPr>
          <w:color w:val="auto"/>
          <w:sz w:val="24"/>
          <w:szCs w:val="24"/>
        </w:rPr>
        <w:tab/>
        <w:t>{</w:t>
      </w:r>
    </w:p>
    <w:p w14:paraId="4280C49B"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r w:rsidRPr="008C0AB2">
        <w:rPr>
          <w:color w:val="auto"/>
          <w:sz w:val="24"/>
          <w:szCs w:val="24"/>
        </w:rPr>
        <w:tab/>
        <w:t>bounding_face = boundingRect(contrR[c]);</w:t>
      </w:r>
    </w:p>
    <w:p w14:paraId="61034573"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r w:rsidRPr="008C0AB2">
        <w:rPr>
          <w:color w:val="auto"/>
          <w:sz w:val="24"/>
          <w:szCs w:val="24"/>
        </w:rPr>
        <w:tab/>
        <w:t>//drawContours( frame, contrR, c, Scalar(0,255,0), 1, 8, hierarchy, 0, Point() );</w:t>
      </w:r>
    </w:p>
    <w:p w14:paraId="558C3022"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r w:rsidRPr="008C0AB2">
        <w:rPr>
          <w:color w:val="auto"/>
          <w:sz w:val="24"/>
          <w:szCs w:val="24"/>
        </w:rPr>
        <w:tab/>
        <w:t>//rectangle(frame, bounding_face, Scalar(0,255,0),2, 8,0);</w:t>
      </w:r>
    </w:p>
    <w:p w14:paraId="7E1F5CA4"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r w:rsidRPr="008C0AB2">
        <w:rPr>
          <w:color w:val="auto"/>
          <w:sz w:val="24"/>
          <w:szCs w:val="24"/>
        </w:rPr>
        <w:tab/>
        <w:t>//polyTest = pointPolygonTest(contrR[c], ctr, false);</w:t>
      </w:r>
    </w:p>
    <w:p w14:paraId="14320D0C"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r w:rsidRPr="008C0AB2">
        <w:rPr>
          <w:color w:val="auto"/>
          <w:sz w:val="24"/>
          <w:szCs w:val="24"/>
        </w:rPr>
        <w:tab/>
        <w:t>largestContr = contrR[c].size();</w:t>
      </w:r>
    </w:p>
    <w:p w14:paraId="5F2B3670"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t>}</w:t>
      </w:r>
    </w:p>
    <w:p w14:paraId="17D43F8E"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w:t>
      </w:r>
    </w:p>
    <w:p w14:paraId="4496EE65"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rectangle(frame, bounding_face, Scalar(0,255,0),2, 8,0);</w:t>
      </w:r>
    </w:p>
    <w:p w14:paraId="6D44814A"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largestContr = 0;</w:t>
      </w:r>
    </w:p>
    <w:p w14:paraId="7820E399" w14:textId="77777777" w:rsidR="008C0AB2" w:rsidRPr="008C0AB2" w:rsidRDefault="008C0AB2" w:rsidP="008C0AB2">
      <w:pPr>
        <w:pStyle w:val="NoSpacing"/>
        <w:spacing w:line="276" w:lineRule="auto"/>
        <w:jc w:val="both"/>
        <w:rPr>
          <w:color w:val="auto"/>
          <w:sz w:val="24"/>
          <w:szCs w:val="24"/>
        </w:rPr>
      </w:pPr>
    </w:p>
    <w:p w14:paraId="20C85E31"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 Debug *******************************</w:t>
      </w:r>
    </w:p>
    <w:p w14:paraId="41D25026"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namedWindow("xorFrame", WINDOW_AUTOSIZE);</w:t>
      </w:r>
    </w:p>
    <w:p w14:paraId="3C598D2F"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imshow("xorFrame", xorFrame);</w:t>
      </w:r>
    </w:p>
    <w:p w14:paraId="528A1393"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 Debug *******************************/</w:t>
      </w:r>
    </w:p>
    <w:p w14:paraId="7FADD2AB" w14:textId="161DBD88" w:rsidR="002B1C46" w:rsidRDefault="008C0AB2" w:rsidP="008C0AB2">
      <w:pPr>
        <w:pStyle w:val="NoSpacing"/>
        <w:spacing w:line="276" w:lineRule="auto"/>
        <w:jc w:val="both"/>
        <w:rPr>
          <w:color w:val="auto"/>
          <w:sz w:val="24"/>
          <w:szCs w:val="24"/>
        </w:rPr>
        <w:sectPr w:rsidR="002B1C46" w:rsidSect="00B717F2">
          <w:type w:val="continuous"/>
          <w:pgSz w:w="12240" w:h="15840"/>
          <w:pgMar w:top="1134" w:right="1134" w:bottom="1134" w:left="1620" w:header="0" w:footer="0" w:gutter="0"/>
          <w:lnNumType w:countBy="1" w:restart="continuous"/>
          <w:cols w:space="720"/>
          <w:formProt w:val="0"/>
          <w:titlePg/>
          <w:docGrid w:linePitch="326" w:charSpace="-6145"/>
        </w:sectPr>
      </w:pPr>
      <w:r w:rsidRPr="008C0AB2">
        <w:rPr>
          <w:color w:val="auto"/>
          <w:sz w:val="24"/>
          <w:szCs w:val="24"/>
        </w:rPr>
        <w:t>}</w:t>
      </w:r>
    </w:p>
    <w:p w14:paraId="7B9E8581" w14:textId="1C488063" w:rsidR="0043005B" w:rsidRDefault="0043005B" w:rsidP="0043005B">
      <w:pPr>
        <w:pStyle w:val="Heading1"/>
      </w:pPr>
      <w:r>
        <w:t>Facial Tracking</w:t>
      </w:r>
    </w:p>
    <w:p w14:paraId="62E8E93C" w14:textId="45FAEBBA" w:rsidR="0043005B" w:rsidRDefault="0043005B" w:rsidP="00C147C2">
      <w:pPr>
        <w:pStyle w:val="NoSpacing"/>
        <w:spacing w:line="276" w:lineRule="auto"/>
        <w:jc w:val="both"/>
        <w:rPr>
          <w:color w:val="auto"/>
          <w:sz w:val="24"/>
          <w:szCs w:val="24"/>
        </w:rPr>
      </w:pPr>
      <w:r>
        <w:rPr>
          <w:color w:val="auto"/>
          <w:sz w:val="24"/>
          <w:szCs w:val="24"/>
        </w:rPr>
        <w:t xml:space="preserve">The facial tracking algorithm was the team’s first attempt to use static photos to try to remove a background. While the algorithm yielded </w:t>
      </w:r>
      <w:ins w:id="579" w:author="Darin Dugan" w:date="2016-04-23T17:25:00Z">
        <w:r w:rsidR="00E27EF8">
          <w:rPr>
            <w:color w:val="auto"/>
            <w:sz w:val="24"/>
            <w:szCs w:val="24"/>
          </w:rPr>
          <w:t xml:space="preserve">generally </w:t>
        </w:r>
      </w:ins>
      <w:r>
        <w:rPr>
          <w:color w:val="auto"/>
          <w:sz w:val="24"/>
          <w:szCs w:val="24"/>
        </w:rPr>
        <w:t>good results, some of the problems identified with previous algorithms</w:t>
      </w:r>
      <w:ins w:id="580" w:author="Darin Dugan" w:date="2016-04-23T17:26:00Z">
        <w:r w:rsidR="00E27EF8">
          <w:rPr>
            <w:color w:val="auto"/>
            <w:sz w:val="24"/>
            <w:szCs w:val="24"/>
          </w:rPr>
          <w:t xml:space="preserve"> occurred with this method</w:t>
        </w:r>
      </w:ins>
      <w:r>
        <w:rPr>
          <w:color w:val="auto"/>
          <w:sz w:val="24"/>
          <w:szCs w:val="24"/>
        </w:rPr>
        <w:t xml:space="preserve">, such as </w:t>
      </w:r>
      <w:del w:id="581" w:author="Darin Dugan" w:date="2016-04-23T17:24:00Z">
        <w:r w:rsidDel="00E27EF8">
          <w:rPr>
            <w:color w:val="auto"/>
            <w:sz w:val="24"/>
            <w:szCs w:val="24"/>
          </w:rPr>
          <w:delText xml:space="preserve">problems </w:delText>
        </w:r>
      </w:del>
      <w:ins w:id="582" w:author="Darin Dugan" w:date="2016-04-23T17:25:00Z">
        <w:r w:rsidR="00E27EF8">
          <w:rPr>
            <w:color w:val="auto"/>
            <w:sz w:val="24"/>
            <w:szCs w:val="24"/>
          </w:rPr>
          <w:t>trouble</w:t>
        </w:r>
      </w:ins>
      <w:ins w:id="583" w:author="Darin Dugan" w:date="2016-04-23T17:24:00Z">
        <w:r w:rsidR="00E27EF8">
          <w:rPr>
            <w:color w:val="auto"/>
            <w:sz w:val="24"/>
            <w:szCs w:val="24"/>
          </w:rPr>
          <w:t xml:space="preserve"> </w:t>
        </w:r>
      </w:ins>
      <w:r>
        <w:rPr>
          <w:color w:val="auto"/>
          <w:sz w:val="24"/>
          <w:szCs w:val="24"/>
        </w:rPr>
        <w:t xml:space="preserve">distinguishing </w:t>
      </w:r>
      <w:del w:id="584" w:author="Darin Dugan" w:date="2016-04-23T17:26:00Z">
        <w:r w:rsidDel="00E27EF8">
          <w:rPr>
            <w:color w:val="auto"/>
            <w:sz w:val="24"/>
            <w:szCs w:val="24"/>
          </w:rPr>
          <w:delText xml:space="preserve">hair on </w:delText>
        </w:r>
      </w:del>
      <w:r>
        <w:rPr>
          <w:color w:val="auto"/>
          <w:sz w:val="24"/>
          <w:szCs w:val="24"/>
        </w:rPr>
        <w:t>the subject</w:t>
      </w:r>
      <w:ins w:id="585" w:author="Darin Dugan" w:date="2016-04-23T17:26:00Z">
        <w:r w:rsidR="00E27EF8">
          <w:rPr>
            <w:color w:val="auto"/>
            <w:sz w:val="24"/>
            <w:szCs w:val="24"/>
          </w:rPr>
          <w:t>’s hair</w:t>
        </w:r>
      </w:ins>
      <w:del w:id="586" w:author="Darin Dugan" w:date="2016-04-23T17:26:00Z">
        <w:r w:rsidDel="00E27EF8">
          <w:rPr>
            <w:color w:val="auto"/>
            <w:sz w:val="24"/>
            <w:szCs w:val="24"/>
          </w:rPr>
          <w:delText xml:space="preserve"> occurred with this method</w:delText>
        </w:r>
      </w:del>
      <w:r>
        <w:rPr>
          <w:color w:val="auto"/>
          <w:sz w:val="24"/>
          <w:szCs w:val="24"/>
        </w:rPr>
        <w:t xml:space="preserve">. An example of this problem is shown in </w:t>
      </w:r>
      <w:r w:rsidR="008E67FE">
        <w:rPr>
          <w:color w:val="auto"/>
          <w:sz w:val="24"/>
          <w:szCs w:val="24"/>
        </w:rPr>
        <w:fldChar w:fldCharType="begin"/>
      </w:r>
      <w:r w:rsidR="008E67FE">
        <w:rPr>
          <w:color w:val="auto"/>
          <w:sz w:val="24"/>
          <w:szCs w:val="24"/>
        </w:rPr>
        <w:instrText xml:space="preserve"> REF _Ref448769076 \h  \* MERGEFORMAT </w:instrText>
      </w:r>
      <w:r w:rsidR="008E67FE">
        <w:rPr>
          <w:color w:val="auto"/>
          <w:sz w:val="24"/>
          <w:szCs w:val="24"/>
        </w:rPr>
      </w:r>
      <w:r w:rsidR="008E67FE">
        <w:rPr>
          <w:color w:val="auto"/>
          <w:sz w:val="24"/>
          <w:szCs w:val="24"/>
        </w:rPr>
        <w:fldChar w:fldCharType="separate"/>
      </w:r>
      <w:r w:rsidR="00F82D13" w:rsidRPr="00F82D13">
        <w:rPr>
          <w:color w:val="auto"/>
          <w:sz w:val="24"/>
          <w:szCs w:val="24"/>
        </w:rPr>
        <w:t>Figure 12</w:t>
      </w:r>
      <w:r w:rsidR="008E67FE">
        <w:rPr>
          <w:color w:val="auto"/>
          <w:sz w:val="24"/>
          <w:szCs w:val="24"/>
        </w:rPr>
        <w:fldChar w:fldCharType="end"/>
      </w:r>
      <w:r>
        <w:rPr>
          <w:color w:val="auto"/>
          <w:sz w:val="24"/>
          <w:szCs w:val="24"/>
        </w:rPr>
        <w:t>.</w:t>
      </w:r>
    </w:p>
    <w:p w14:paraId="594DAAC1" w14:textId="77777777" w:rsidR="0043005B" w:rsidRDefault="0043005B" w:rsidP="0043005B">
      <w:pPr>
        <w:pStyle w:val="NoSpacing"/>
        <w:keepNext/>
        <w:jc w:val="center"/>
      </w:pPr>
      <w:r>
        <w:rPr>
          <w:noProof/>
        </w:rPr>
        <w:lastRenderedPageBreak/>
        <w:drawing>
          <wp:inline distT="0" distB="0" distL="0" distR="0" wp14:anchorId="02B6F24B" wp14:editId="4918C314">
            <wp:extent cx="6332220" cy="63233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ichole_dugan.jpg_display.jpg"/>
                    <pic:cNvPicPr/>
                  </pic:nvPicPr>
                  <pic:blipFill>
                    <a:blip r:embed="rId23">
                      <a:extLst>
                        <a:ext uri="{28A0092B-C50C-407E-A947-70E740481C1C}">
                          <a14:useLocalDpi xmlns:a14="http://schemas.microsoft.com/office/drawing/2010/main" val="0"/>
                        </a:ext>
                      </a:extLst>
                    </a:blip>
                    <a:stretch>
                      <a:fillRect/>
                    </a:stretch>
                  </pic:blipFill>
                  <pic:spPr>
                    <a:xfrm>
                      <a:off x="0" y="0"/>
                      <a:ext cx="6332220" cy="6323330"/>
                    </a:xfrm>
                    <a:prstGeom prst="rect">
                      <a:avLst/>
                    </a:prstGeom>
                  </pic:spPr>
                </pic:pic>
              </a:graphicData>
            </a:graphic>
          </wp:inline>
        </w:drawing>
      </w:r>
    </w:p>
    <w:p w14:paraId="139C8DE0" w14:textId="51BDDB47" w:rsidR="0043005B" w:rsidRDefault="0043005B" w:rsidP="0043005B">
      <w:pPr>
        <w:pStyle w:val="Caption"/>
        <w:jc w:val="center"/>
      </w:pPr>
      <w:bookmarkStart w:id="587" w:name="_Ref448769076"/>
      <w:r>
        <w:t xml:space="preserve">Figure </w:t>
      </w:r>
      <w:r w:rsidR="00701417">
        <w:fldChar w:fldCharType="begin"/>
      </w:r>
      <w:r w:rsidR="00701417">
        <w:instrText xml:space="preserve"> SEQ Figure \* ARABIC </w:instrText>
      </w:r>
      <w:r w:rsidR="00701417">
        <w:fldChar w:fldCharType="separate"/>
      </w:r>
      <w:r w:rsidR="00076B59">
        <w:rPr>
          <w:noProof/>
        </w:rPr>
        <w:t>12</w:t>
      </w:r>
      <w:r w:rsidR="00701417">
        <w:rPr>
          <w:noProof/>
        </w:rPr>
        <w:fldChar w:fldCharType="end"/>
      </w:r>
      <w:bookmarkEnd w:id="587"/>
    </w:p>
    <w:p w14:paraId="69EA2EAB" w14:textId="77777777" w:rsidR="002A2BEC" w:rsidRDefault="002A2BEC">
      <w:pPr>
        <w:widowControl/>
        <w:suppressAutoHyphens w:val="0"/>
        <w:rPr>
          <w:rFonts w:ascii="Liberation Sans" w:hAnsi="Liberation Sans"/>
          <w:b/>
          <w:bCs/>
          <w:sz w:val="36"/>
          <w:szCs w:val="36"/>
        </w:rPr>
      </w:pPr>
      <w:r>
        <w:br w:type="page"/>
      </w:r>
    </w:p>
    <w:p w14:paraId="12EEDB9B" w14:textId="1AFD0000" w:rsidR="0043005B" w:rsidRDefault="00C147C2" w:rsidP="00C147C2">
      <w:pPr>
        <w:pStyle w:val="Heading1"/>
      </w:pPr>
      <w:r>
        <w:lastRenderedPageBreak/>
        <w:t>GrabCut</w:t>
      </w:r>
    </w:p>
    <w:p w14:paraId="4C1DF066" w14:textId="06F902BF" w:rsidR="00C147C2" w:rsidRDefault="00C147C2" w:rsidP="006407B1">
      <w:pPr>
        <w:pStyle w:val="NoSpacing"/>
        <w:spacing w:line="276" w:lineRule="auto"/>
        <w:jc w:val="both"/>
        <w:rPr>
          <w:color w:val="auto"/>
          <w:sz w:val="24"/>
          <w:szCs w:val="24"/>
        </w:rPr>
      </w:pPr>
      <w:r>
        <w:rPr>
          <w:color w:val="auto"/>
          <w:sz w:val="24"/>
          <w:szCs w:val="24"/>
        </w:rPr>
        <w:t>The final algorithm t</w:t>
      </w:r>
      <w:r w:rsidR="00B12831">
        <w:rPr>
          <w:color w:val="auto"/>
          <w:sz w:val="24"/>
          <w:szCs w:val="24"/>
        </w:rPr>
        <w:t>he team decided on was the Grab</w:t>
      </w:r>
      <w:r>
        <w:rPr>
          <w:color w:val="auto"/>
          <w:sz w:val="24"/>
          <w:szCs w:val="24"/>
        </w:rPr>
        <w:t xml:space="preserve">Cut algorithm in OpenCV. </w:t>
      </w:r>
      <w:r w:rsidR="00B12831">
        <w:rPr>
          <w:color w:val="auto"/>
          <w:sz w:val="24"/>
          <w:szCs w:val="24"/>
        </w:rPr>
        <w:t>Grab</w:t>
      </w:r>
      <w:r w:rsidR="00BC41DB">
        <w:rPr>
          <w:color w:val="auto"/>
          <w:sz w:val="24"/>
          <w:szCs w:val="24"/>
        </w:rPr>
        <w:t>C</w:t>
      </w:r>
      <w:r w:rsidR="002A2BEC">
        <w:rPr>
          <w:color w:val="auto"/>
          <w:sz w:val="24"/>
          <w:szCs w:val="24"/>
        </w:rPr>
        <w:t xml:space="preserve">ut was developed in 2004 by Microsoft Research of Cambridge, UK. </w:t>
      </w:r>
      <w:r w:rsidR="008D460C">
        <w:rPr>
          <w:color w:val="auto"/>
          <w:sz w:val="24"/>
          <w:szCs w:val="24"/>
        </w:rPr>
        <w:t>(</w:t>
      </w:r>
      <w:r w:rsidR="002201A1">
        <w:rPr>
          <w:color w:val="auto"/>
          <w:sz w:val="24"/>
          <w:szCs w:val="24"/>
        </w:rPr>
        <w:t>Blake</w:t>
      </w:r>
      <w:commentRangeStart w:id="588"/>
      <w:r w:rsidR="008D460C">
        <w:rPr>
          <w:color w:val="auto"/>
          <w:sz w:val="24"/>
          <w:szCs w:val="24"/>
        </w:rPr>
        <w:t>)</w:t>
      </w:r>
      <w:r w:rsidR="002A2BEC">
        <w:rPr>
          <w:color w:val="auto"/>
          <w:sz w:val="24"/>
          <w:szCs w:val="24"/>
        </w:rPr>
        <w:t xml:space="preserve"> </w:t>
      </w:r>
      <w:commentRangeEnd w:id="588"/>
      <w:r w:rsidR="00E27EF8">
        <w:rPr>
          <w:rStyle w:val="CommentReference"/>
          <w:rFonts w:ascii="Liberation Serif" w:eastAsia="Droid Sans Fallback" w:hAnsi="Liberation Serif" w:cs="FreeSans"/>
          <w:color w:val="auto"/>
        </w:rPr>
        <w:commentReference w:id="588"/>
      </w:r>
      <w:r w:rsidR="002A2BEC">
        <w:rPr>
          <w:color w:val="auto"/>
          <w:sz w:val="24"/>
          <w:szCs w:val="24"/>
        </w:rPr>
        <w:t>The algorithm is based on a method called graph cut (among</w:t>
      </w:r>
      <w:del w:id="589" w:author="Darin Dugan" w:date="2016-04-23T17:27:00Z">
        <w:r w:rsidR="002A2BEC" w:rsidDel="00E27EF8">
          <w:rPr>
            <w:color w:val="auto"/>
            <w:sz w:val="24"/>
            <w:szCs w:val="24"/>
          </w:rPr>
          <w:delText>st</w:delText>
        </w:r>
      </w:del>
      <w:r w:rsidR="002A2BEC">
        <w:rPr>
          <w:color w:val="auto"/>
          <w:sz w:val="24"/>
          <w:szCs w:val="24"/>
        </w:rPr>
        <w:t xml:space="preserve"> others)</w:t>
      </w:r>
      <w:r w:rsidR="00B12831">
        <w:rPr>
          <w:color w:val="auto"/>
          <w:sz w:val="24"/>
          <w:szCs w:val="24"/>
        </w:rPr>
        <w:t>. Grab</w:t>
      </w:r>
      <w:r w:rsidR="002A2BEC">
        <w:rPr>
          <w:color w:val="auto"/>
          <w:sz w:val="24"/>
          <w:szCs w:val="24"/>
        </w:rPr>
        <w:t>Cut relies on two techniques. The first</w:t>
      </w:r>
      <w:r w:rsidR="00997F6D">
        <w:rPr>
          <w:color w:val="auto"/>
          <w:sz w:val="24"/>
          <w:szCs w:val="24"/>
        </w:rPr>
        <w:t xml:space="preserve"> requires user input into determining the primary image from the background. </w:t>
      </w:r>
      <w:r w:rsidR="002A2BEC">
        <w:rPr>
          <w:color w:val="auto"/>
          <w:sz w:val="24"/>
          <w:szCs w:val="24"/>
        </w:rPr>
        <w:t xml:space="preserve">Anything outside of this user set boundary is considered to be part of the background. Using the remaining “foreground,” GrabCut utilizes a Gaussian Mixture Model. </w:t>
      </w:r>
      <w:r w:rsidR="00B12831">
        <w:rPr>
          <w:color w:val="auto"/>
          <w:sz w:val="24"/>
          <w:szCs w:val="24"/>
        </w:rPr>
        <w:t xml:space="preserve">Through the process of several iterations, GrabCut compares neighboring pixels to each other. If two pixels are vastly different, a high probability is assigned to that pixel as being the border between the foreground and the background. </w:t>
      </w:r>
      <w:r w:rsidR="006077F1">
        <w:rPr>
          <w:color w:val="auto"/>
          <w:sz w:val="24"/>
          <w:szCs w:val="24"/>
        </w:rPr>
        <w:t xml:space="preserve">Some of the capability of GrabCut can be seen in </w:t>
      </w:r>
      <w:r w:rsidR="006077F1">
        <w:rPr>
          <w:color w:val="auto"/>
          <w:sz w:val="24"/>
          <w:szCs w:val="24"/>
        </w:rPr>
        <w:fldChar w:fldCharType="begin"/>
      </w:r>
      <w:r w:rsidR="006077F1">
        <w:rPr>
          <w:color w:val="auto"/>
          <w:sz w:val="24"/>
          <w:szCs w:val="24"/>
        </w:rPr>
        <w:instrText xml:space="preserve"> REF _Ref448879562 \h  \* MERGEFORMAT </w:instrText>
      </w:r>
      <w:r w:rsidR="006077F1">
        <w:rPr>
          <w:color w:val="auto"/>
          <w:sz w:val="24"/>
          <w:szCs w:val="24"/>
        </w:rPr>
      </w:r>
      <w:r w:rsidR="006077F1">
        <w:rPr>
          <w:color w:val="auto"/>
          <w:sz w:val="24"/>
          <w:szCs w:val="24"/>
        </w:rPr>
        <w:fldChar w:fldCharType="separate"/>
      </w:r>
      <w:r w:rsidR="006077F1" w:rsidRPr="006077F1">
        <w:rPr>
          <w:color w:val="auto"/>
          <w:sz w:val="24"/>
          <w:szCs w:val="24"/>
        </w:rPr>
        <w:t>Figure 13</w:t>
      </w:r>
      <w:r w:rsidR="006077F1">
        <w:rPr>
          <w:color w:val="auto"/>
          <w:sz w:val="24"/>
          <w:szCs w:val="24"/>
        </w:rPr>
        <w:fldChar w:fldCharType="end"/>
      </w:r>
      <w:r w:rsidR="006077F1">
        <w:rPr>
          <w:color w:val="auto"/>
          <w:sz w:val="24"/>
          <w:szCs w:val="24"/>
        </w:rPr>
        <w:t xml:space="preserve"> </w:t>
      </w:r>
      <w:r w:rsidR="008D460C">
        <w:rPr>
          <w:color w:val="auto"/>
          <w:sz w:val="24"/>
          <w:szCs w:val="24"/>
        </w:rPr>
        <w:t>(</w:t>
      </w:r>
      <w:r w:rsidR="002201A1">
        <w:rPr>
          <w:color w:val="auto"/>
          <w:sz w:val="24"/>
          <w:szCs w:val="24"/>
        </w:rPr>
        <w:t>Blake</w:t>
      </w:r>
      <w:bookmarkStart w:id="590" w:name="_GoBack"/>
      <w:bookmarkEnd w:id="590"/>
      <w:commentRangeStart w:id="591"/>
      <w:r w:rsidR="008D460C">
        <w:rPr>
          <w:color w:val="auto"/>
          <w:sz w:val="24"/>
          <w:szCs w:val="24"/>
        </w:rPr>
        <w:t>)</w:t>
      </w:r>
      <w:r w:rsidR="006077F1">
        <w:rPr>
          <w:color w:val="auto"/>
          <w:sz w:val="24"/>
          <w:szCs w:val="24"/>
        </w:rPr>
        <w:t>.</w:t>
      </w:r>
      <w:commentRangeEnd w:id="591"/>
      <w:r w:rsidR="00E27EF8">
        <w:rPr>
          <w:rStyle w:val="CommentReference"/>
          <w:rFonts w:ascii="Liberation Serif" w:eastAsia="Droid Sans Fallback" w:hAnsi="Liberation Serif" w:cs="FreeSans"/>
          <w:color w:val="auto"/>
        </w:rPr>
        <w:commentReference w:id="591"/>
      </w:r>
    </w:p>
    <w:p w14:paraId="1C83822C" w14:textId="77777777" w:rsidR="006077F1" w:rsidRDefault="006077F1" w:rsidP="006407B1">
      <w:pPr>
        <w:pStyle w:val="NoSpacing"/>
        <w:spacing w:line="276" w:lineRule="auto"/>
        <w:jc w:val="both"/>
        <w:rPr>
          <w:color w:val="auto"/>
          <w:sz w:val="24"/>
          <w:szCs w:val="24"/>
        </w:rPr>
      </w:pPr>
    </w:p>
    <w:p w14:paraId="61062D39" w14:textId="77777777" w:rsidR="006077F1" w:rsidRDefault="006077F1" w:rsidP="006077F1">
      <w:pPr>
        <w:pStyle w:val="NoSpacing"/>
        <w:keepNext/>
        <w:spacing w:line="276" w:lineRule="auto"/>
        <w:jc w:val="center"/>
      </w:pPr>
      <w:r>
        <w:object w:dxaOrig="5670" w:dyaOrig="2100" w14:anchorId="5941CF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15pt;height:120.45pt" o:ole="">
            <v:imagedata r:id="rId24" o:title=""/>
          </v:shape>
          <o:OLEObject Type="Embed" ProgID="PBrush" ShapeID="_x0000_i1025" DrawAspect="Content" ObjectID="_1523005691" r:id="rId25"/>
        </w:object>
      </w:r>
    </w:p>
    <w:p w14:paraId="7691FE8A" w14:textId="071D59CC" w:rsidR="00B12831" w:rsidRDefault="006077F1" w:rsidP="006077F1">
      <w:pPr>
        <w:pStyle w:val="Caption"/>
        <w:jc w:val="center"/>
      </w:pPr>
      <w:bookmarkStart w:id="592" w:name="_Ref448879562"/>
      <w:r>
        <w:t xml:space="preserve">Figure </w:t>
      </w:r>
      <w:r w:rsidR="00701417">
        <w:fldChar w:fldCharType="begin"/>
      </w:r>
      <w:r w:rsidR="00701417">
        <w:instrText xml:space="preserve"> SEQ Figure \* ARABIC </w:instrText>
      </w:r>
      <w:r w:rsidR="00701417">
        <w:fldChar w:fldCharType="separate"/>
      </w:r>
      <w:r w:rsidR="00076B59">
        <w:rPr>
          <w:noProof/>
        </w:rPr>
        <w:t>13</w:t>
      </w:r>
      <w:r w:rsidR="00701417">
        <w:rPr>
          <w:noProof/>
        </w:rPr>
        <w:fldChar w:fldCharType="end"/>
      </w:r>
      <w:bookmarkEnd w:id="592"/>
    </w:p>
    <w:p w14:paraId="493AD697" w14:textId="07518BC4" w:rsidR="00A45E3A" w:rsidRDefault="00B12831" w:rsidP="006407B1">
      <w:pPr>
        <w:pStyle w:val="NoSpacing"/>
        <w:spacing w:line="276" w:lineRule="auto"/>
        <w:jc w:val="both"/>
        <w:rPr>
          <w:color w:val="auto"/>
          <w:sz w:val="24"/>
          <w:szCs w:val="24"/>
        </w:rPr>
      </w:pPr>
      <w:r>
        <w:rPr>
          <w:color w:val="auto"/>
          <w:sz w:val="24"/>
          <w:szCs w:val="24"/>
        </w:rPr>
        <w:t xml:space="preserve">The team began working with the GrabCut algorithm. </w:t>
      </w:r>
      <w:del w:id="593" w:author="Darin Dugan" w:date="2016-04-23T17:28:00Z">
        <w:r w:rsidDel="007E52FB">
          <w:rPr>
            <w:color w:val="auto"/>
            <w:sz w:val="24"/>
            <w:szCs w:val="24"/>
          </w:rPr>
          <w:delText>Right away</w:delText>
        </w:r>
      </w:del>
      <w:ins w:id="594" w:author="Darin Dugan" w:date="2016-04-23T17:28:00Z">
        <w:r w:rsidR="007E52FB">
          <w:rPr>
            <w:color w:val="auto"/>
            <w:sz w:val="24"/>
            <w:szCs w:val="24"/>
          </w:rPr>
          <w:t>Immediately</w:t>
        </w:r>
      </w:ins>
      <w:r>
        <w:rPr>
          <w:color w:val="auto"/>
          <w:sz w:val="24"/>
          <w:szCs w:val="24"/>
        </w:rPr>
        <w:t xml:space="preserve"> it worked better than several previous attempts</w:t>
      </w:r>
      <w:r w:rsidR="006077F1">
        <w:rPr>
          <w:color w:val="auto"/>
          <w:sz w:val="24"/>
          <w:szCs w:val="24"/>
        </w:rPr>
        <w:t xml:space="preserve">, as seen in </w:t>
      </w:r>
      <w:r w:rsidR="006077F1">
        <w:rPr>
          <w:color w:val="auto"/>
          <w:sz w:val="24"/>
          <w:szCs w:val="24"/>
        </w:rPr>
        <w:fldChar w:fldCharType="begin"/>
      </w:r>
      <w:r w:rsidR="006077F1">
        <w:rPr>
          <w:color w:val="auto"/>
          <w:sz w:val="24"/>
          <w:szCs w:val="24"/>
        </w:rPr>
        <w:instrText xml:space="preserve"> REF _Ref448879774 \h  \* MERGEFORMAT </w:instrText>
      </w:r>
      <w:r w:rsidR="006077F1">
        <w:rPr>
          <w:color w:val="auto"/>
          <w:sz w:val="24"/>
          <w:szCs w:val="24"/>
        </w:rPr>
      </w:r>
      <w:r w:rsidR="006077F1">
        <w:rPr>
          <w:color w:val="auto"/>
          <w:sz w:val="24"/>
          <w:szCs w:val="24"/>
        </w:rPr>
        <w:fldChar w:fldCharType="separate"/>
      </w:r>
      <w:r w:rsidR="006077F1" w:rsidRPr="006077F1">
        <w:rPr>
          <w:color w:val="auto"/>
          <w:sz w:val="24"/>
          <w:szCs w:val="24"/>
        </w:rPr>
        <w:t>Figure 14</w:t>
      </w:r>
      <w:r w:rsidR="006077F1">
        <w:rPr>
          <w:color w:val="auto"/>
          <w:sz w:val="24"/>
          <w:szCs w:val="24"/>
        </w:rPr>
        <w:fldChar w:fldCharType="end"/>
      </w:r>
      <w:r>
        <w:rPr>
          <w:color w:val="auto"/>
          <w:sz w:val="24"/>
          <w:szCs w:val="24"/>
        </w:rPr>
        <w:t>. However, the goal was to have minimal user input at the kiosk or mobile application. To reduce the user interaction, the facial detection developed earlier was integrated with GrabCut to select the face based on the presence of the face. Although this approach seemed to work, it took quite a while to compute</w:t>
      </w:r>
      <w:ins w:id="595" w:author="Darin Dugan" w:date="2016-04-23T17:29:00Z">
        <w:r w:rsidR="007E52FB">
          <w:rPr>
            <w:color w:val="auto"/>
            <w:sz w:val="24"/>
            <w:szCs w:val="24"/>
          </w:rPr>
          <w:t xml:space="preserve">: up to six minutes on </w:t>
        </w:r>
      </w:ins>
      <w:del w:id="596" w:author="Darin Dugan" w:date="2016-04-23T17:29:00Z">
        <w:r w:rsidDel="007E52FB">
          <w:rPr>
            <w:color w:val="auto"/>
            <w:sz w:val="24"/>
            <w:szCs w:val="24"/>
          </w:rPr>
          <w:delText xml:space="preserve">, especially on </w:delText>
        </w:r>
      </w:del>
      <w:r>
        <w:rPr>
          <w:color w:val="auto"/>
          <w:sz w:val="24"/>
          <w:szCs w:val="24"/>
        </w:rPr>
        <w:t>larger images</w:t>
      </w:r>
      <w:del w:id="597" w:author="Darin Dugan" w:date="2016-04-23T17:29:00Z">
        <w:r w:rsidDel="007E52FB">
          <w:rPr>
            <w:color w:val="auto"/>
            <w:sz w:val="24"/>
            <w:szCs w:val="24"/>
          </w:rPr>
          <w:delText xml:space="preserve"> (up to 6 minutes)</w:delText>
        </w:r>
      </w:del>
      <w:r>
        <w:rPr>
          <w:color w:val="auto"/>
          <w:sz w:val="24"/>
          <w:szCs w:val="24"/>
        </w:rPr>
        <w:t xml:space="preserve">. This computation time was </w:t>
      </w:r>
      <w:ins w:id="598" w:author="Darin Dugan" w:date="2016-04-23T17:29:00Z">
        <w:r w:rsidR="007E52FB">
          <w:rPr>
            <w:color w:val="auto"/>
            <w:sz w:val="24"/>
            <w:szCs w:val="24"/>
          </w:rPr>
          <w:t xml:space="preserve">deemed </w:t>
        </w:r>
      </w:ins>
      <w:r w:rsidR="00AC406B">
        <w:rPr>
          <w:color w:val="auto"/>
          <w:sz w:val="24"/>
          <w:szCs w:val="24"/>
        </w:rPr>
        <w:t xml:space="preserve">unacceptable. </w:t>
      </w:r>
      <w:r>
        <w:rPr>
          <w:color w:val="auto"/>
          <w:sz w:val="24"/>
          <w:szCs w:val="24"/>
        </w:rPr>
        <w:t>Because of the nature of this project, it was not</w:t>
      </w:r>
      <w:r w:rsidR="00AC406B">
        <w:rPr>
          <w:color w:val="auto"/>
          <w:sz w:val="24"/>
          <w:szCs w:val="24"/>
        </w:rPr>
        <w:t xml:space="preserve">ed that for most test images uploaded by the team, the face comprises a majority of the total image. The GrabCut algorithm was modified to select the entire picture. This approach produced good results. </w:t>
      </w:r>
      <w:r w:rsidR="00A45E3A">
        <w:rPr>
          <w:color w:val="auto"/>
          <w:sz w:val="24"/>
          <w:szCs w:val="24"/>
        </w:rPr>
        <w:t xml:space="preserve">Additionally, the team considered having an on screen box to </w:t>
      </w:r>
      <w:r w:rsidR="00AC406B">
        <w:rPr>
          <w:color w:val="auto"/>
          <w:sz w:val="24"/>
          <w:szCs w:val="24"/>
        </w:rPr>
        <w:t>help t</w:t>
      </w:r>
      <w:r w:rsidR="00A45E3A">
        <w:rPr>
          <w:color w:val="auto"/>
          <w:sz w:val="24"/>
          <w:szCs w:val="24"/>
        </w:rPr>
        <w:t xml:space="preserve">he user </w:t>
      </w:r>
      <w:r w:rsidR="00AC406B">
        <w:rPr>
          <w:color w:val="auto"/>
          <w:sz w:val="24"/>
          <w:szCs w:val="24"/>
        </w:rPr>
        <w:t xml:space="preserve">align his or her face correctly within the picture. At this point, it was </w:t>
      </w:r>
      <w:r w:rsidR="006077F1">
        <w:rPr>
          <w:color w:val="auto"/>
          <w:sz w:val="24"/>
          <w:szCs w:val="24"/>
        </w:rPr>
        <w:t>determined to</w:t>
      </w:r>
      <w:r w:rsidR="00AC406B">
        <w:rPr>
          <w:color w:val="auto"/>
          <w:sz w:val="24"/>
          <w:szCs w:val="24"/>
        </w:rPr>
        <w:t xml:space="preserve"> be unnecessary.</w:t>
      </w:r>
    </w:p>
    <w:p w14:paraId="4C01F7B7" w14:textId="77777777" w:rsidR="006077F1" w:rsidRDefault="006077F1" w:rsidP="006407B1">
      <w:pPr>
        <w:pStyle w:val="NoSpacing"/>
        <w:spacing w:line="276" w:lineRule="auto"/>
        <w:jc w:val="both"/>
        <w:rPr>
          <w:color w:val="auto"/>
          <w:sz w:val="24"/>
          <w:szCs w:val="24"/>
        </w:rPr>
      </w:pPr>
    </w:p>
    <w:p w14:paraId="22AA9C5E" w14:textId="77777777" w:rsidR="006077F1" w:rsidRDefault="006077F1" w:rsidP="006077F1">
      <w:pPr>
        <w:pStyle w:val="NoSpacing"/>
        <w:keepNext/>
        <w:spacing w:line="276" w:lineRule="auto"/>
        <w:jc w:val="center"/>
      </w:pPr>
      <w:r>
        <w:rPr>
          <w:noProof/>
        </w:rPr>
        <w:lastRenderedPageBreak/>
        <w:drawing>
          <wp:inline distT="0" distB="0" distL="0" distR="0" wp14:anchorId="6FADC53D" wp14:editId="3EF00658">
            <wp:extent cx="3811270" cy="3811270"/>
            <wp:effectExtent l="0" t="0" r="0" b="0"/>
            <wp:docPr id="17" name="Picture 17" descr="C:\Users\Bip\AppData\Local\Microsoft\Windows\Temporary Internet Files\Content.Word\ed.jpg_dis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p\AppData\Local\Microsoft\Windows\Temporary Internet Files\Content.Word\ed.jpg_display.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1270" cy="3811270"/>
                    </a:xfrm>
                    <a:prstGeom prst="rect">
                      <a:avLst/>
                    </a:prstGeom>
                    <a:noFill/>
                    <a:ln>
                      <a:noFill/>
                    </a:ln>
                  </pic:spPr>
                </pic:pic>
              </a:graphicData>
            </a:graphic>
          </wp:inline>
        </w:drawing>
      </w:r>
    </w:p>
    <w:p w14:paraId="02890D2A" w14:textId="4B7A9E26" w:rsidR="006077F1" w:rsidRDefault="006077F1" w:rsidP="006077F1">
      <w:pPr>
        <w:pStyle w:val="Caption"/>
        <w:jc w:val="center"/>
      </w:pPr>
      <w:bookmarkStart w:id="599" w:name="_Ref448879774"/>
      <w:r>
        <w:t xml:space="preserve">Figure </w:t>
      </w:r>
      <w:r w:rsidR="00701417">
        <w:fldChar w:fldCharType="begin"/>
      </w:r>
      <w:r w:rsidR="00701417">
        <w:instrText xml:space="preserve"> SEQ Figure \* ARA</w:instrText>
      </w:r>
      <w:r w:rsidR="00701417">
        <w:instrText xml:space="preserve">BIC </w:instrText>
      </w:r>
      <w:r w:rsidR="00701417">
        <w:fldChar w:fldCharType="separate"/>
      </w:r>
      <w:r w:rsidR="00076B59">
        <w:rPr>
          <w:noProof/>
        </w:rPr>
        <w:t>14</w:t>
      </w:r>
      <w:r w:rsidR="00701417">
        <w:rPr>
          <w:noProof/>
        </w:rPr>
        <w:fldChar w:fldCharType="end"/>
      </w:r>
      <w:bookmarkEnd w:id="599"/>
    </w:p>
    <w:p w14:paraId="4F7AF379" w14:textId="7E316E2C" w:rsidR="006407B1" w:rsidRDefault="00AC406B" w:rsidP="006407B1">
      <w:pPr>
        <w:pStyle w:val="NoSpacing"/>
        <w:spacing w:line="276" w:lineRule="auto"/>
        <w:jc w:val="both"/>
        <w:rPr>
          <w:color w:val="auto"/>
          <w:sz w:val="24"/>
          <w:szCs w:val="24"/>
        </w:rPr>
      </w:pPr>
      <w:r>
        <w:rPr>
          <w:color w:val="auto"/>
          <w:sz w:val="24"/>
          <w:szCs w:val="24"/>
        </w:rPr>
        <w:t>Below is t</w:t>
      </w:r>
      <w:r w:rsidR="006407B1">
        <w:rPr>
          <w:color w:val="auto"/>
          <w:sz w:val="24"/>
          <w:szCs w:val="24"/>
        </w:rPr>
        <w:t xml:space="preserve">he team’s first attempt to use no user input to make </w:t>
      </w:r>
      <w:r w:rsidR="0083079A">
        <w:rPr>
          <w:color w:val="auto"/>
          <w:sz w:val="24"/>
          <w:szCs w:val="24"/>
        </w:rPr>
        <w:t>the process easier for users</w:t>
      </w:r>
      <w:r>
        <w:rPr>
          <w:color w:val="auto"/>
          <w:sz w:val="24"/>
          <w:szCs w:val="24"/>
        </w:rPr>
        <w:t>,</w:t>
      </w:r>
      <w:r w:rsidR="0083079A">
        <w:rPr>
          <w:color w:val="auto"/>
          <w:sz w:val="24"/>
          <w:szCs w:val="24"/>
        </w:rPr>
        <w:t xml:space="preserve"> </w:t>
      </w:r>
      <w:r w:rsidR="008E67FE">
        <w:rPr>
          <w:color w:val="auto"/>
          <w:sz w:val="24"/>
          <w:szCs w:val="24"/>
        </w:rPr>
        <w:fldChar w:fldCharType="begin"/>
      </w:r>
      <w:r w:rsidR="008E67FE">
        <w:rPr>
          <w:color w:val="auto"/>
          <w:sz w:val="24"/>
          <w:szCs w:val="24"/>
        </w:rPr>
        <w:instrText xml:space="preserve"> REF _Ref448769105 \h  \* MERGEFORMAT </w:instrText>
      </w:r>
      <w:r w:rsidR="008E67FE">
        <w:rPr>
          <w:color w:val="auto"/>
          <w:sz w:val="24"/>
          <w:szCs w:val="24"/>
        </w:rPr>
      </w:r>
      <w:r w:rsidR="008E67FE">
        <w:rPr>
          <w:color w:val="auto"/>
          <w:sz w:val="24"/>
          <w:szCs w:val="24"/>
        </w:rPr>
        <w:fldChar w:fldCharType="separate"/>
      </w:r>
      <w:r w:rsidR="006077F1" w:rsidRPr="006077F1">
        <w:rPr>
          <w:color w:val="auto"/>
          <w:sz w:val="24"/>
          <w:szCs w:val="24"/>
        </w:rPr>
        <w:t>Figure 15</w:t>
      </w:r>
      <w:r w:rsidR="008E67FE">
        <w:rPr>
          <w:color w:val="auto"/>
          <w:sz w:val="24"/>
          <w:szCs w:val="24"/>
        </w:rPr>
        <w:fldChar w:fldCharType="end"/>
      </w:r>
      <w:r w:rsidR="0083079A">
        <w:rPr>
          <w:color w:val="auto"/>
          <w:sz w:val="24"/>
          <w:szCs w:val="24"/>
        </w:rPr>
        <w:t>.</w:t>
      </w:r>
    </w:p>
    <w:p w14:paraId="52FEC6A7" w14:textId="77777777" w:rsidR="006077F1" w:rsidRDefault="006077F1" w:rsidP="006407B1">
      <w:pPr>
        <w:pStyle w:val="NoSpacing"/>
        <w:spacing w:line="276" w:lineRule="auto"/>
        <w:jc w:val="both"/>
        <w:rPr>
          <w:color w:val="auto"/>
          <w:sz w:val="24"/>
          <w:szCs w:val="24"/>
        </w:rPr>
      </w:pPr>
    </w:p>
    <w:p w14:paraId="288DFBA3" w14:textId="77777777" w:rsidR="0083079A" w:rsidRDefault="0083079A" w:rsidP="0083079A">
      <w:pPr>
        <w:pStyle w:val="NoSpacing"/>
        <w:keepNext/>
        <w:spacing w:line="276" w:lineRule="auto"/>
        <w:jc w:val="both"/>
      </w:pPr>
      <w:r>
        <w:rPr>
          <w:noProof/>
          <w:color w:val="auto"/>
          <w:sz w:val="24"/>
          <w:szCs w:val="24"/>
        </w:rPr>
        <w:drawing>
          <wp:inline distT="0" distB="0" distL="0" distR="0" wp14:anchorId="6989119C" wp14:editId="187F4A9E">
            <wp:extent cx="6332220" cy="3160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d_grabcut_compariso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32220" cy="3160395"/>
                    </a:xfrm>
                    <a:prstGeom prst="rect">
                      <a:avLst/>
                    </a:prstGeom>
                  </pic:spPr>
                </pic:pic>
              </a:graphicData>
            </a:graphic>
          </wp:inline>
        </w:drawing>
      </w:r>
    </w:p>
    <w:p w14:paraId="04413FCA" w14:textId="139811CC" w:rsidR="0083079A" w:rsidRDefault="0083079A" w:rsidP="0083079A">
      <w:pPr>
        <w:pStyle w:val="Caption"/>
        <w:jc w:val="center"/>
      </w:pPr>
      <w:bookmarkStart w:id="600" w:name="_Ref448769105"/>
      <w:r>
        <w:t xml:space="preserve">Figure </w:t>
      </w:r>
      <w:r w:rsidR="00701417">
        <w:fldChar w:fldCharType="begin"/>
      </w:r>
      <w:r w:rsidR="00701417">
        <w:instrText xml:space="preserve"> SEQ Figure \* ARABIC </w:instrText>
      </w:r>
      <w:r w:rsidR="00701417">
        <w:fldChar w:fldCharType="separate"/>
      </w:r>
      <w:r w:rsidR="00076B59">
        <w:rPr>
          <w:noProof/>
        </w:rPr>
        <w:t>15</w:t>
      </w:r>
      <w:r w:rsidR="00701417">
        <w:rPr>
          <w:noProof/>
        </w:rPr>
        <w:fldChar w:fldCharType="end"/>
      </w:r>
      <w:bookmarkEnd w:id="600"/>
    </w:p>
    <w:p w14:paraId="4F2967DA" w14:textId="77777777" w:rsidR="00F03932" w:rsidRDefault="00F03932" w:rsidP="0083079A">
      <w:pPr>
        <w:pStyle w:val="Caption"/>
        <w:jc w:val="center"/>
      </w:pPr>
    </w:p>
    <w:p w14:paraId="0281E9BF" w14:textId="1531707A" w:rsidR="00F03932" w:rsidRPr="005D62EC" w:rsidRDefault="00F03932" w:rsidP="00F03932">
      <w:pPr>
        <w:pStyle w:val="NoSpacing"/>
        <w:spacing w:line="276" w:lineRule="auto"/>
        <w:jc w:val="both"/>
        <w:rPr>
          <w:color w:val="auto"/>
          <w:sz w:val="24"/>
          <w:szCs w:val="24"/>
        </w:rPr>
      </w:pPr>
      <w:r w:rsidRPr="005D62EC">
        <w:rPr>
          <w:color w:val="auto"/>
          <w:sz w:val="24"/>
          <w:szCs w:val="24"/>
        </w:rPr>
        <w:lastRenderedPageBreak/>
        <w:t xml:space="preserve">As you can see from the above image, the results were nearly perfect. While this is an excellent result, the image background for this image was relatively plain. In the image shown in </w:t>
      </w:r>
      <w:r w:rsidR="008E67FE" w:rsidRPr="005D62EC">
        <w:rPr>
          <w:color w:val="auto"/>
          <w:sz w:val="24"/>
          <w:szCs w:val="24"/>
        </w:rPr>
        <w:fldChar w:fldCharType="begin"/>
      </w:r>
      <w:r w:rsidR="008E67FE" w:rsidRPr="005D62EC">
        <w:rPr>
          <w:color w:val="auto"/>
          <w:sz w:val="24"/>
          <w:szCs w:val="24"/>
        </w:rPr>
        <w:instrText xml:space="preserve"> REF _Ref448769126 \h  \* MERGEFORMAT </w:instrText>
      </w:r>
      <w:r w:rsidR="008E67FE" w:rsidRPr="005D62EC">
        <w:rPr>
          <w:color w:val="auto"/>
          <w:sz w:val="24"/>
          <w:szCs w:val="24"/>
        </w:rPr>
      </w:r>
      <w:r w:rsidR="008E67FE" w:rsidRPr="005D62EC">
        <w:rPr>
          <w:color w:val="auto"/>
          <w:sz w:val="24"/>
          <w:szCs w:val="24"/>
        </w:rPr>
        <w:fldChar w:fldCharType="separate"/>
      </w:r>
      <w:r w:rsidR="00F82D13" w:rsidRPr="005D62EC">
        <w:rPr>
          <w:color w:val="auto"/>
          <w:sz w:val="24"/>
          <w:szCs w:val="24"/>
        </w:rPr>
        <w:t>Figure 14</w:t>
      </w:r>
      <w:r w:rsidR="008E67FE" w:rsidRPr="005D62EC">
        <w:rPr>
          <w:color w:val="auto"/>
          <w:sz w:val="24"/>
          <w:szCs w:val="24"/>
        </w:rPr>
        <w:fldChar w:fldCharType="end"/>
      </w:r>
      <w:r w:rsidRPr="005D62EC">
        <w:rPr>
          <w:color w:val="auto"/>
          <w:sz w:val="24"/>
          <w:szCs w:val="24"/>
        </w:rPr>
        <w:t xml:space="preserve">, you can see the </w:t>
      </w:r>
      <w:r w:rsidR="00315D74">
        <w:rPr>
          <w:color w:val="auto"/>
          <w:sz w:val="24"/>
          <w:szCs w:val="24"/>
        </w:rPr>
        <w:t>algorithm</w:t>
      </w:r>
      <w:r w:rsidRPr="005D62EC">
        <w:rPr>
          <w:color w:val="auto"/>
          <w:sz w:val="24"/>
          <w:szCs w:val="24"/>
        </w:rPr>
        <w:t xml:space="preserve"> works well even with more complex backgrounds as the subject is standing in front of a pine tree.</w:t>
      </w:r>
    </w:p>
    <w:p w14:paraId="18808E62" w14:textId="77777777" w:rsidR="00F03932" w:rsidRDefault="00F03932" w:rsidP="00F03932">
      <w:pPr>
        <w:pStyle w:val="NoSpacing"/>
        <w:spacing w:line="276" w:lineRule="auto"/>
        <w:jc w:val="both"/>
        <w:rPr>
          <w:sz w:val="24"/>
          <w:szCs w:val="24"/>
        </w:rPr>
      </w:pPr>
    </w:p>
    <w:p w14:paraId="1B98136E" w14:textId="77777777" w:rsidR="00F03932" w:rsidRDefault="00F03932" w:rsidP="00F03932">
      <w:pPr>
        <w:pStyle w:val="NoSpacing"/>
        <w:keepNext/>
        <w:spacing w:line="276" w:lineRule="auto"/>
        <w:jc w:val="center"/>
      </w:pPr>
      <w:r>
        <w:rPr>
          <w:noProof/>
          <w:sz w:val="24"/>
          <w:szCs w:val="24"/>
        </w:rPr>
        <w:drawing>
          <wp:inline distT="0" distB="0" distL="0" distR="0" wp14:anchorId="622DBFBB" wp14:editId="76763E5C">
            <wp:extent cx="6249272" cy="313416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_comparison.png"/>
                    <pic:cNvPicPr/>
                  </pic:nvPicPr>
                  <pic:blipFill>
                    <a:blip r:embed="rId28">
                      <a:extLst>
                        <a:ext uri="{28A0092B-C50C-407E-A947-70E740481C1C}">
                          <a14:useLocalDpi xmlns:a14="http://schemas.microsoft.com/office/drawing/2010/main" val="0"/>
                        </a:ext>
                      </a:extLst>
                    </a:blip>
                    <a:stretch>
                      <a:fillRect/>
                    </a:stretch>
                  </pic:blipFill>
                  <pic:spPr>
                    <a:xfrm>
                      <a:off x="0" y="0"/>
                      <a:ext cx="6249272" cy="3134162"/>
                    </a:xfrm>
                    <a:prstGeom prst="rect">
                      <a:avLst/>
                    </a:prstGeom>
                  </pic:spPr>
                </pic:pic>
              </a:graphicData>
            </a:graphic>
          </wp:inline>
        </w:drawing>
      </w:r>
    </w:p>
    <w:p w14:paraId="71841202" w14:textId="1B1040AF" w:rsidR="00F03932" w:rsidRPr="00F03932" w:rsidRDefault="00F03932" w:rsidP="00F03932">
      <w:pPr>
        <w:pStyle w:val="Caption"/>
        <w:jc w:val="center"/>
      </w:pPr>
      <w:bookmarkStart w:id="601" w:name="_Ref448769126"/>
      <w:r>
        <w:t xml:space="preserve">Figure </w:t>
      </w:r>
      <w:r w:rsidR="00701417">
        <w:fldChar w:fldCharType="begin"/>
      </w:r>
      <w:r w:rsidR="00701417">
        <w:instrText xml:space="preserve"> SEQ Figure \* ARABIC </w:instrText>
      </w:r>
      <w:r w:rsidR="00701417">
        <w:fldChar w:fldCharType="separate"/>
      </w:r>
      <w:r w:rsidR="00076B59">
        <w:rPr>
          <w:noProof/>
        </w:rPr>
        <w:t>16</w:t>
      </w:r>
      <w:r w:rsidR="00701417">
        <w:rPr>
          <w:noProof/>
        </w:rPr>
        <w:fldChar w:fldCharType="end"/>
      </w:r>
      <w:bookmarkEnd w:id="601"/>
    </w:p>
    <w:p w14:paraId="47F5954A" w14:textId="3A8284B9" w:rsidR="00EC45D7" w:rsidRDefault="00EC45D7" w:rsidP="00EC45D7">
      <w:pPr>
        <w:pStyle w:val="Style1"/>
      </w:pPr>
      <w:r>
        <w:t xml:space="preserve">The relevant sections of the GrabCut code are shown below. </w:t>
      </w:r>
    </w:p>
    <w:p w14:paraId="1973770B" w14:textId="77777777" w:rsidR="00EC45D7" w:rsidRDefault="00EC45D7" w:rsidP="00EC45D7">
      <w:pPr>
        <w:pStyle w:val="Style1"/>
      </w:pPr>
    </w:p>
    <w:p w14:paraId="78A95A35" w14:textId="77777777" w:rsidR="00EC45D7" w:rsidRDefault="00EC45D7" w:rsidP="00EC45D7">
      <w:pPr>
        <w:pStyle w:val="Style1"/>
        <w:sectPr w:rsidR="00EC45D7" w:rsidSect="00EC45D7">
          <w:type w:val="continuous"/>
          <w:pgSz w:w="12240" w:h="15840"/>
          <w:pgMar w:top="1134" w:right="1134" w:bottom="1134" w:left="1134" w:header="0" w:footer="0" w:gutter="0"/>
          <w:cols w:space="720"/>
          <w:formProt w:val="0"/>
          <w:titlePg/>
          <w:docGrid w:linePitch="326" w:charSpace="-6145"/>
        </w:sectPr>
      </w:pPr>
    </w:p>
    <w:p w14:paraId="5F02F658" w14:textId="27E0DDCA" w:rsidR="00EC45D7" w:rsidRDefault="00EC45D7" w:rsidP="00EC45D7">
      <w:pPr>
        <w:pStyle w:val="Style1"/>
      </w:pPr>
      <w:r>
        <w:t>void setRectInMask(Mat &amp;mask, Rect &amp;rect)</w:t>
      </w:r>
    </w:p>
    <w:p w14:paraId="0FB16D35" w14:textId="77777777" w:rsidR="00EC45D7" w:rsidRDefault="00EC45D7" w:rsidP="00EC45D7">
      <w:pPr>
        <w:pStyle w:val="Style1"/>
      </w:pPr>
      <w:r>
        <w:t>{</w:t>
      </w:r>
    </w:p>
    <w:p w14:paraId="24B73890" w14:textId="77777777" w:rsidR="00EC45D7" w:rsidRDefault="00EC45D7" w:rsidP="00EC45D7">
      <w:pPr>
        <w:pStyle w:val="Style1"/>
      </w:pPr>
      <w:r>
        <w:t xml:space="preserve">    CV_Assert( !mask.empty() );</w:t>
      </w:r>
    </w:p>
    <w:p w14:paraId="2401A988" w14:textId="77777777" w:rsidR="00EC45D7" w:rsidRDefault="00EC45D7" w:rsidP="00EC45D7">
      <w:pPr>
        <w:pStyle w:val="Style1"/>
      </w:pPr>
      <w:r>
        <w:t xml:space="preserve">    mask.setTo( GC_BGD );</w:t>
      </w:r>
    </w:p>
    <w:p w14:paraId="6ED1893D" w14:textId="77777777" w:rsidR="00EC45D7" w:rsidRDefault="00EC45D7" w:rsidP="00EC45D7">
      <w:pPr>
        <w:pStyle w:val="Style1"/>
      </w:pPr>
      <w:r>
        <w:t xml:space="preserve">    rect.x = max(0, rect.x);</w:t>
      </w:r>
    </w:p>
    <w:p w14:paraId="778AEA42" w14:textId="77777777" w:rsidR="00EC45D7" w:rsidRDefault="00EC45D7" w:rsidP="00EC45D7">
      <w:pPr>
        <w:pStyle w:val="Style1"/>
      </w:pPr>
      <w:r>
        <w:t xml:space="preserve">    rect.y = max(0, rect.y);</w:t>
      </w:r>
    </w:p>
    <w:p w14:paraId="2749E4FB" w14:textId="77777777" w:rsidR="00EC45D7" w:rsidRDefault="00EC45D7" w:rsidP="00EC45D7">
      <w:pPr>
        <w:pStyle w:val="Style1"/>
      </w:pPr>
      <w:r>
        <w:t xml:space="preserve">    rect.width = min(rect.width, mask.cols-rect.x);</w:t>
      </w:r>
    </w:p>
    <w:p w14:paraId="58E24687" w14:textId="77777777" w:rsidR="00EC45D7" w:rsidRDefault="00EC45D7" w:rsidP="00EC45D7">
      <w:pPr>
        <w:pStyle w:val="Style1"/>
      </w:pPr>
      <w:r>
        <w:t xml:space="preserve">    rect.height = min(rect.height, mask.rows-rect.y);</w:t>
      </w:r>
    </w:p>
    <w:p w14:paraId="7BB87E9C" w14:textId="77777777" w:rsidR="00EC45D7" w:rsidRDefault="00EC45D7" w:rsidP="00EC45D7">
      <w:pPr>
        <w:pStyle w:val="Style1"/>
      </w:pPr>
      <w:r>
        <w:t xml:space="preserve">    (mask(rect)).setTo( Scalar(GC_PR_FGD) );</w:t>
      </w:r>
    </w:p>
    <w:p w14:paraId="6FDE1124" w14:textId="77777777" w:rsidR="00EC45D7" w:rsidRDefault="00EC45D7" w:rsidP="00EC45D7">
      <w:pPr>
        <w:pStyle w:val="Style1"/>
      </w:pPr>
      <w:r>
        <w:t>}</w:t>
      </w:r>
    </w:p>
    <w:p w14:paraId="354496A1" w14:textId="77777777" w:rsidR="00EC45D7" w:rsidRDefault="00EC45D7" w:rsidP="00EC45D7">
      <w:pPr>
        <w:pStyle w:val="Style1"/>
      </w:pPr>
      <w:r>
        <w:t>void getBinMask( const Mat&amp; comMask, Mat&amp; binMask )</w:t>
      </w:r>
    </w:p>
    <w:p w14:paraId="23535E67" w14:textId="77777777" w:rsidR="00EC45D7" w:rsidRDefault="00EC45D7" w:rsidP="00EC45D7">
      <w:pPr>
        <w:pStyle w:val="Style1"/>
      </w:pPr>
      <w:r>
        <w:t>{</w:t>
      </w:r>
    </w:p>
    <w:p w14:paraId="50596CEF" w14:textId="77777777" w:rsidR="00EC45D7" w:rsidRDefault="00EC45D7" w:rsidP="00EC45D7">
      <w:pPr>
        <w:pStyle w:val="Style1"/>
      </w:pPr>
      <w:r>
        <w:t xml:space="preserve">    if( comMask.empty() || comMask.type()!=CV_8UC1 )</w:t>
      </w:r>
    </w:p>
    <w:p w14:paraId="11B4ECA9" w14:textId="77777777" w:rsidR="00EC45D7" w:rsidRDefault="00EC45D7" w:rsidP="00EC45D7">
      <w:pPr>
        <w:pStyle w:val="Style1"/>
      </w:pPr>
      <w:r>
        <w:t xml:space="preserve">        CV_Error( Error::StsBadArg, "comMask is empty or has incorrect type (not CV_8UC1)" );</w:t>
      </w:r>
    </w:p>
    <w:p w14:paraId="64E7CF15" w14:textId="77777777" w:rsidR="00EC45D7" w:rsidRDefault="00EC45D7" w:rsidP="00EC45D7">
      <w:pPr>
        <w:pStyle w:val="Style1"/>
      </w:pPr>
      <w:r>
        <w:t xml:space="preserve">    if( binMask.empty() || binMask.rows!=comMask.rows || binMask.cols!=comMask.cols )</w:t>
      </w:r>
    </w:p>
    <w:p w14:paraId="2C00419B" w14:textId="77777777" w:rsidR="00EC45D7" w:rsidRDefault="00EC45D7" w:rsidP="00EC45D7">
      <w:pPr>
        <w:pStyle w:val="Style1"/>
      </w:pPr>
      <w:r>
        <w:t xml:space="preserve">        binMask.create( comMask.size(), CV_8UC1 );</w:t>
      </w:r>
    </w:p>
    <w:p w14:paraId="20E19D25" w14:textId="77777777" w:rsidR="00EC45D7" w:rsidRDefault="00EC45D7" w:rsidP="00EC45D7">
      <w:pPr>
        <w:pStyle w:val="Style1"/>
      </w:pPr>
      <w:r>
        <w:t xml:space="preserve">    binMask = comMask &amp; 1;</w:t>
      </w:r>
    </w:p>
    <w:p w14:paraId="0A565303" w14:textId="77777777" w:rsidR="00EC45D7" w:rsidRDefault="00EC45D7" w:rsidP="00EC45D7">
      <w:pPr>
        <w:pStyle w:val="Style1"/>
      </w:pPr>
      <w:r>
        <w:lastRenderedPageBreak/>
        <w:t>}</w:t>
      </w:r>
    </w:p>
    <w:p w14:paraId="2CBB40E7" w14:textId="77777777" w:rsidR="00EC45D7" w:rsidRDefault="00EC45D7" w:rsidP="00EC45D7">
      <w:pPr>
        <w:pStyle w:val="Style1"/>
      </w:pPr>
      <w:r>
        <w:t>void getGrab(Mat &amp;source, Mat &amp;dest, Rect&amp; rect)</w:t>
      </w:r>
    </w:p>
    <w:p w14:paraId="26B5BB35" w14:textId="77777777" w:rsidR="00EC45D7" w:rsidRDefault="00EC45D7" w:rsidP="00EC45D7">
      <w:pPr>
        <w:pStyle w:val="Style1"/>
      </w:pPr>
      <w:r>
        <w:t>{</w:t>
      </w:r>
    </w:p>
    <w:p w14:paraId="24DB9934" w14:textId="77777777" w:rsidR="00EC45D7" w:rsidRDefault="00EC45D7" w:rsidP="00EC45D7">
      <w:pPr>
        <w:pStyle w:val="Style1"/>
      </w:pPr>
      <w:r>
        <w:t xml:space="preserve">  Mat bgM, fgModel;</w:t>
      </w:r>
    </w:p>
    <w:p w14:paraId="1791152B" w14:textId="77777777" w:rsidR="00EC45D7" w:rsidRDefault="00EC45D7" w:rsidP="00EC45D7">
      <w:pPr>
        <w:pStyle w:val="Style1"/>
      </w:pPr>
      <w:r>
        <w:tab/>
        <w:t>dest.create(source.size(), CV_8UC1);</w:t>
      </w:r>
    </w:p>
    <w:p w14:paraId="33E5CBB8" w14:textId="77777777" w:rsidR="00EC45D7" w:rsidRDefault="00EC45D7" w:rsidP="00EC45D7">
      <w:pPr>
        <w:pStyle w:val="Style1"/>
      </w:pPr>
      <w:r>
        <w:tab/>
        <w:t>if(!dest.empty())</w:t>
      </w:r>
    </w:p>
    <w:p w14:paraId="11C5150F" w14:textId="77777777" w:rsidR="00EC45D7" w:rsidRDefault="00EC45D7" w:rsidP="00EC45D7">
      <w:pPr>
        <w:pStyle w:val="Style1"/>
      </w:pPr>
      <w:r>
        <w:tab/>
        <w:t>dest.setTo(Scalar::all(GC_BGD));</w:t>
      </w:r>
    </w:p>
    <w:p w14:paraId="50C5914D" w14:textId="77777777" w:rsidR="00EC45D7" w:rsidRDefault="00EC45D7" w:rsidP="00EC45D7">
      <w:pPr>
        <w:pStyle w:val="Style1"/>
      </w:pPr>
      <w:r>
        <w:tab/>
        <w:t>rect.width=source.cols-5;</w:t>
      </w:r>
    </w:p>
    <w:p w14:paraId="4664214C" w14:textId="77777777" w:rsidR="00EC45D7" w:rsidRDefault="00EC45D7" w:rsidP="00EC45D7">
      <w:pPr>
        <w:pStyle w:val="Style1"/>
      </w:pPr>
      <w:r>
        <w:tab/>
        <w:t>rect.x=5;</w:t>
      </w:r>
    </w:p>
    <w:p w14:paraId="0A5E30C9" w14:textId="77777777" w:rsidR="00EC45D7" w:rsidRDefault="00EC45D7" w:rsidP="00EC45D7">
      <w:pPr>
        <w:pStyle w:val="Style1"/>
      </w:pPr>
      <w:r>
        <w:tab/>
        <w:t>rect.height=source.rows-10;</w:t>
      </w:r>
    </w:p>
    <w:p w14:paraId="5A825022" w14:textId="77777777" w:rsidR="00EC45D7" w:rsidRDefault="00EC45D7" w:rsidP="00EC45D7">
      <w:pPr>
        <w:pStyle w:val="Style1"/>
      </w:pPr>
      <w:r>
        <w:tab/>
        <w:t>rect.y=10;</w:t>
      </w:r>
    </w:p>
    <w:p w14:paraId="5448FC45" w14:textId="77777777" w:rsidR="00EC45D7" w:rsidRDefault="00EC45D7" w:rsidP="00EC45D7">
      <w:pPr>
        <w:pStyle w:val="Style1"/>
      </w:pPr>
      <w:r>
        <w:tab/>
        <w:t>setRectInMask(dest, rect);</w:t>
      </w:r>
    </w:p>
    <w:p w14:paraId="0F02CDB1" w14:textId="77777777" w:rsidR="00EC45D7" w:rsidRDefault="00EC45D7" w:rsidP="00EC45D7">
      <w:pPr>
        <w:pStyle w:val="Style1"/>
      </w:pPr>
      <w:r>
        <w:tab/>
        <w:t>cout&lt;&lt;"THE RECT IS: "&lt;&lt;rect&lt;&lt;endl;</w:t>
      </w:r>
    </w:p>
    <w:p w14:paraId="7999C4FB" w14:textId="77777777" w:rsidR="00EC45D7" w:rsidRDefault="00EC45D7" w:rsidP="00EC45D7">
      <w:pPr>
        <w:pStyle w:val="Style1"/>
      </w:pPr>
      <w:r>
        <w:t xml:space="preserve">  grabCut(source, dest, rect, bgM, fgModel, 5);</w:t>
      </w:r>
    </w:p>
    <w:p w14:paraId="1B26CE8B" w14:textId="77777777" w:rsidR="00EC45D7" w:rsidRDefault="00EC45D7" w:rsidP="00EC45D7">
      <w:pPr>
        <w:pStyle w:val="Style1"/>
      </w:pPr>
      <w:r>
        <w:tab/>
        <w:t>getBinMask(dest, dest);</w:t>
      </w:r>
    </w:p>
    <w:p w14:paraId="3ACE59A0" w14:textId="77777777" w:rsidR="00EC45D7" w:rsidRDefault="00EC45D7" w:rsidP="00EC45D7">
      <w:pPr>
        <w:pStyle w:val="Style1"/>
      </w:pPr>
      <w:r>
        <w:t>}</w:t>
      </w:r>
    </w:p>
    <w:p w14:paraId="195132A2" w14:textId="77777777" w:rsidR="00EC45D7" w:rsidRDefault="00EC45D7" w:rsidP="00EC45D7">
      <w:pPr>
        <w:pStyle w:val="Style1"/>
      </w:pPr>
    </w:p>
    <w:p w14:paraId="5B102CB8" w14:textId="77777777" w:rsidR="00EC45D7" w:rsidRDefault="00EC45D7" w:rsidP="00EC45D7">
      <w:pPr>
        <w:pStyle w:val="Style1"/>
      </w:pPr>
      <w:r>
        <w:t>void getImages(Mat &amp; source, Mat &amp;dst, Rect&amp; r)</w:t>
      </w:r>
    </w:p>
    <w:p w14:paraId="16906DB5" w14:textId="77777777" w:rsidR="00EC45D7" w:rsidRDefault="00EC45D7" w:rsidP="00EC45D7">
      <w:pPr>
        <w:pStyle w:val="Style1"/>
      </w:pPr>
      <w:r>
        <w:t>{</w:t>
      </w:r>
    </w:p>
    <w:p w14:paraId="3DCD6A95" w14:textId="77777777" w:rsidR="00EC45D7" w:rsidRDefault="00EC45D7" w:rsidP="00EC45D7">
      <w:pPr>
        <w:pStyle w:val="Style1"/>
      </w:pPr>
    </w:p>
    <w:p w14:paraId="0C7EA7F4" w14:textId="77777777" w:rsidR="00EC45D7" w:rsidRDefault="00EC45D7" w:rsidP="00EC45D7">
      <w:pPr>
        <w:pStyle w:val="Style1"/>
      </w:pPr>
      <w:r>
        <w:tab/>
      </w:r>
      <w:r>
        <w:tab/>
      </w:r>
      <w:r>
        <w:tab/>
      </w:r>
      <w:r>
        <w:tab/>
        <w:t>Mat cropped=source.clone();</w:t>
      </w:r>
    </w:p>
    <w:p w14:paraId="71FDFC9A" w14:textId="77777777" w:rsidR="00EC45D7" w:rsidRDefault="00EC45D7" w:rsidP="00EC45D7">
      <w:pPr>
        <w:pStyle w:val="Style1"/>
      </w:pPr>
      <w:r>
        <w:tab/>
      </w:r>
      <w:r>
        <w:tab/>
      </w:r>
      <w:r>
        <w:tab/>
      </w:r>
      <w:r>
        <w:tab/>
        <w:t>Rect rect(r);</w:t>
      </w:r>
    </w:p>
    <w:p w14:paraId="37D08C4B" w14:textId="77777777" w:rsidR="00EC45D7" w:rsidRDefault="00EC45D7" w:rsidP="00EC45D7">
      <w:pPr>
        <w:pStyle w:val="Style1"/>
      </w:pPr>
    </w:p>
    <w:p w14:paraId="56A2E5E6" w14:textId="77777777" w:rsidR="00EC45D7" w:rsidRDefault="00EC45D7" w:rsidP="00EC45D7">
      <w:pPr>
        <w:pStyle w:val="Style1"/>
      </w:pPr>
      <w:r>
        <w:tab/>
      </w:r>
      <w:r>
        <w:tab/>
      </w:r>
      <w:r>
        <w:tab/>
      </w:r>
      <w:r>
        <w:tab/>
        <w:t>Mat mask;</w:t>
      </w:r>
    </w:p>
    <w:p w14:paraId="425A7B6D" w14:textId="77777777" w:rsidR="00EC45D7" w:rsidRDefault="00EC45D7" w:rsidP="00EC45D7">
      <w:pPr>
        <w:pStyle w:val="Style1"/>
      </w:pPr>
      <w:r>
        <w:tab/>
      </w:r>
      <w:r>
        <w:tab/>
      </w:r>
      <w:r>
        <w:tab/>
      </w:r>
      <w:r>
        <w:tab/>
        <w:t>getGrab(cropped, mask, rect);</w:t>
      </w:r>
    </w:p>
    <w:p w14:paraId="243DDA64" w14:textId="77777777" w:rsidR="00EC45D7" w:rsidRDefault="00EC45D7" w:rsidP="00EC45D7">
      <w:pPr>
        <w:pStyle w:val="Style1"/>
      </w:pPr>
      <w:r>
        <w:tab/>
      </w:r>
      <w:r>
        <w:tab/>
      </w:r>
      <w:r>
        <w:tab/>
      </w:r>
      <w:r>
        <w:tab/>
        <w:t>Mat face=mask.clone();</w:t>
      </w:r>
    </w:p>
    <w:p w14:paraId="73F00757" w14:textId="77777777" w:rsidR="00EC45D7" w:rsidRDefault="00EC45D7" w:rsidP="00EC45D7">
      <w:pPr>
        <w:pStyle w:val="Style1"/>
      </w:pPr>
      <w:r>
        <w:tab/>
      </w:r>
      <w:r>
        <w:tab/>
      </w:r>
      <w:r>
        <w:tab/>
      </w:r>
      <w:r>
        <w:tab/>
        <w:t>Mat facecropped=cropped(rect);</w:t>
      </w:r>
      <w:r>
        <w:tab/>
      </w:r>
      <w:r>
        <w:tab/>
      </w:r>
      <w:r>
        <w:tab/>
      </w:r>
      <w:r>
        <w:tab/>
      </w:r>
    </w:p>
    <w:p w14:paraId="5A568CB7" w14:textId="77777777" w:rsidR="00EC45D7" w:rsidRDefault="00EC45D7" w:rsidP="00EC45D7">
      <w:pPr>
        <w:pStyle w:val="Style1"/>
      </w:pPr>
    </w:p>
    <w:p w14:paraId="456128EA" w14:textId="77777777" w:rsidR="00EC45D7" w:rsidRDefault="00EC45D7" w:rsidP="00EC45D7">
      <w:pPr>
        <w:pStyle w:val="Style1"/>
      </w:pPr>
      <w:r>
        <w:t>/*</w:t>
      </w:r>
      <w:r>
        <w:tab/>
      </w:r>
      <w:r>
        <w:tab/>
      </w:r>
      <w:r>
        <w:tab/>
      </w:r>
      <w:r>
        <w:tab/>
        <w:t>rect.height/=3;</w:t>
      </w:r>
    </w:p>
    <w:p w14:paraId="3B6B6A15" w14:textId="77777777" w:rsidR="00EC45D7" w:rsidRDefault="00EC45D7" w:rsidP="00EC45D7">
      <w:pPr>
        <w:pStyle w:val="Style1"/>
      </w:pPr>
      <w:r>
        <w:tab/>
      </w:r>
      <w:r>
        <w:tab/>
      </w:r>
      <w:r>
        <w:tab/>
      </w:r>
      <w:r>
        <w:tab/>
        <w:t>getGrab(cropped, mask, rect);</w:t>
      </w:r>
    </w:p>
    <w:p w14:paraId="22D16FA3" w14:textId="77777777" w:rsidR="00EC45D7" w:rsidRDefault="00EC45D7" w:rsidP="00EC45D7">
      <w:pPr>
        <w:pStyle w:val="Style1"/>
      </w:pPr>
      <w:r>
        <w:tab/>
      </w:r>
      <w:r>
        <w:tab/>
      </w:r>
      <w:r>
        <w:tab/>
      </w:r>
      <w:r>
        <w:tab/>
        <w:t>Mat hair=mask.clone();</w:t>
      </w:r>
    </w:p>
    <w:p w14:paraId="57B4890B" w14:textId="77777777" w:rsidR="00EC45D7" w:rsidRDefault="00EC45D7" w:rsidP="00EC45D7">
      <w:pPr>
        <w:pStyle w:val="Style1"/>
      </w:pPr>
      <w:r>
        <w:tab/>
      </w:r>
      <w:r>
        <w:tab/>
      </w:r>
      <w:r>
        <w:tab/>
      </w:r>
      <w:r>
        <w:tab/>
        <w:t>Mat haircropped=cropped(rect);</w:t>
      </w:r>
      <w:r>
        <w:tab/>
      </w:r>
      <w:r>
        <w:tab/>
      </w:r>
      <w:r>
        <w:tab/>
      </w:r>
      <w:r>
        <w:tab/>
      </w:r>
    </w:p>
    <w:p w14:paraId="43FA5A1D" w14:textId="77777777" w:rsidR="00EC45D7" w:rsidRDefault="00EC45D7" w:rsidP="00EC45D7">
      <w:pPr>
        <w:pStyle w:val="Style1"/>
      </w:pPr>
    </w:p>
    <w:p w14:paraId="765FF2AF" w14:textId="77777777" w:rsidR="00EC45D7" w:rsidRDefault="00EC45D7" w:rsidP="00EC45D7">
      <w:pPr>
        <w:pStyle w:val="Style1"/>
      </w:pPr>
      <w:r>
        <w:tab/>
      </w:r>
      <w:r>
        <w:tab/>
      </w:r>
      <w:r>
        <w:tab/>
      </w:r>
      <w:r>
        <w:tab/>
        <w:t>rect.y+=2*rect.height;</w:t>
      </w:r>
    </w:p>
    <w:p w14:paraId="59EE0FD8" w14:textId="77777777" w:rsidR="00EC45D7" w:rsidRDefault="00EC45D7" w:rsidP="00EC45D7">
      <w:pPr>
        <w:pStyle w:val="Style1"/>
      </w:pPr>
      <w:r>
        <w:tab/>
      </w:r>
      <w:r>
        <w:tab/>
      </w:r>
      <w:r>
        <w:tab/>
      </w:r>
      <w:r>
        <w:tab/>
        <w:t>getGrab(cropped, mask, rect);</w:t>
      </w:r>
    </w:p>
    <w:p w14:paraId="1CE2BD71" w14:textId="77777777" w:rsidR="00EC45D7" w:rsidRDefault="00EC45D7" w:rsidP="00EC45D7">
      <w:pPr>
        <w:pStyle w:val="Style1"/>
      </w:pPr>
      <w:r>
        <w:tab/>
      </w:r>
      <w:r>
        <w:tab/>
      </w:r>
      <w:r>
        <w:tab/>
      </w:r>
      <w:r>
        <w:tab/>
        <w:t>Mat shirt=mask.clone();</w:t>
      </w:r>
    </w:p>
    <w:p w14:paraId="418A6813" w14:textId="77777777" w:rsidR="00EC45D7" w:rsidRDefault="00EC45D7" w:rsidP="00EC45D7">
      <w:pPr>
        <w:pStyle w:val="Style1"/>
      </w:pPr>
      <w:r>
        <w:tab/>
      </w:r>
      <w:r>
        <w:tab/>
      </w:r>
      <w:r>
        <w:tab/>
      </w:r>
      <w:r>
        <w:tab/>
        <w:t>//cropped.copyTo(shirt, mask);</w:t>
      </w:r>
    </w:p>
    <w:p w14:paraId="75C77A70" w14:textId="77777777" w:rsidR="00EC45D7" w:rsidRDefault="00EC45D7" w:rsidP="00EC45D7">
      <w:pPr>
        <w:pStyle w:val="Style1"/>
      </w:pPr>
      <w:r>
        <w:t>*/</w:t>
      </w:r>
    </w:p>
    <w:p w14:paraId="00B11D37" w14:textId="77777777" w:rsidR="00EC45D7" w:rsidRDefault="00EC45D7" w:rsidP="00EC45D7">
      <w:pPr>
        <w:pStyle w:val="Style1"/>
      </w:pPr>
      <w:r>
        <w:tab/>
      </w:r>
      <w:r>
        <w:tab/>
      </w:r>
      <w:r>
        <w:tab/>
      </w:r>
      <w:r>
        <w:tab/>
        <w:t>Mat totalMask=face;</w:t>
      </w:r>
      <w:r>
        <w:tab/>
      </w:r>
    </w:p>
    <w:p w14:paraId="25BA8AA5" w14:textId="77777777" w:rsidR="00EC45D7" w:rsidRDefault="00EC45D7" w:rsidP="00EC45D7">
      <w:pPr>
        <w:pStyle w:val="Style1"/>
      </w:pPr>
      <w:r>
        <w:tab/>
      </w:r>
      <w:r>
        <w:tab/>
      </w:r>
      <w:r>
        <w:tab/>
      </w:r>
      <w:r>
        <w:tab/>
        <w:t>cropped.copyTo(dst, totalMask);</w:t>
      </w:r>
    </w:p>
    <w:p w14:paraId="0065903F" w14:textId="77777777" w:rsidR="00EC45D7" w:rsidRDefault="00EC45D7" w:rsidP="00EC45D7">
      <w:pPr>
        <w:pStyle w:val="Style1"/>
      </w:pPr>
      <w:r>
        <w:lastRenderedPageBreak/>
        <w:tab/>
      </w:r>
      <w:r>
        <w:tab/>
      </w:r>
      <w:r>
        <w:tab/>
      </w:r>
      <w:r>
        <w:tab/>
        <w:t>Mat white=cropped.clone();</w:t>
      </w:r>
    </w:p>
    <w:p w14:paraId="535B779F" w14:textId="77777777" w:rsidR="00EC45D7" w:rsidRDefault="00EC45D7" w:rsidP="00EC45D7">
      <w:pPr>
        <w:pStyle w:val="Style1"/>
      </w:pPr>
      <w:r>
        <w:tab/>
      </w:r>
      <w:r>
        <w:tab/>
      </w:r>
      <w:r>
        <w:tab/>
      </w:r>
      <w:r>
        <w:tab/>
        <w:t>white.setTo(Scalar(255, 255, 255));</w:t>
      </w:r>
    </w:p>
    <w:p w14:paraId="7708EFD4" w14:textId="77777777" w:rsidR="00EC45D7" w:rsidRDefault="00EC45D7" w:rsidP="00EC45D7">
      <w:pPr>
        <w:pStyle w:val="Style1"/>
      </w:pPr>
      <w:r>
        <w:tab/>
      </w:r>
      <w:r>
        <w:tab/>
      </w:r>
      <w:r>
        <w:tab/>
      </w:r>
      <w:r>
        <w:tab/>
        <w:t>Mat black=cropped.clone();</w:t>
      </w:r>
    </w:p>
    <w:p w14:paraId="2CE59F7D" w14:textId="77777777" w:rsidR="00EC45D7" w:rsidRDefault="00EC45D7" w:rsidP="00EC45D7">
      <w:pPr>
        <w:pStyle w:val="Style1"/>
      </w:pPr>
      <w:r>
        <w:tab/>
      </w:r>
      <w:r>
        <w:tab/>
      </w:r>
      <w:r>
        <w:tab/>
      </w:r>
      <w:r>
        <w:tab/>
        <w:t>black.setTo(Scalar(0, 0, 0));</w:t>
      </w:r>
    </w:p>
    <w:p w14:paraId="0024417A" w14:textId="77777777" w:rsidR="00EC45D7" w:rsidRDefault="00EC45D7" w:rsidP="00EC45D7">
      <w:pPr>
        <w:pStyle w:val="Style1"/>
      </w:pPr>
    </w:p>
    <w:p w14:paraId="09F0883E" w14:textId="77777777" w:rsidR="00EC45D7" w:rsidRDefault="00EC45D7" w:rsidP="00EC45D7">
      <w:pPr>
        <w:pStyle w:val="Style1"/>
      </w:pPr>
      <w:r>
        <w:tab/>
      </w:r>
      <w:r>
        <w:tab/>
      </w:r>
      <w:r>
        <w:tab/>
      </w:r>
      <w:r>
        <w:tab/>
        <w:t>white.copyTo(black, totalMask);</w:t>
      </w:r>
    </w:p>
    <w:p w14:paraId="6BA7585D" w14:textId="77777777" w:rsidR="00EC45D7" w:rsidRDefault="00EC45D7" w:rsidP="00EC45D7">
      <w:pPr>
        <w:pStyle w:val="Style1"/>
      </w:pPr>
      <w:r>
        <w:tab/>
      </w:r>
      <w:r>
        <w:tab/>
      </w:r>
      <w:r>
        <w:tab/>
      </w:r>
      <w:r>
        <w:tab/>
        <w:t>black=~black;</w:t>
      </w:r>
    </w:p>
    <w:p w14:paraId="0DF5C597" w14:textId="77777777" w:rsidR="00EC45D7" w:rsidRDefault="00EC45D7" w:rsidP="00EC45D7">
      <w:pPr>
        <w:pStyle w:val="Style1"/>
      </w:pPr>
      <w:r>
        <w:t xml:space="preserve">        imshow("Black", black);</w:t>
      </w:r>
    </w:p>
    <w:p w14:paraId="28A9E615" w14:textId="77777777" w:rsidR="00EC45D7" w:rsidRDefault="00EC45D7" w:rsidP="00EC45D7">
      <w:pPr>
        <w:pStyle w:val="Style1"/>
      </w:pPr>
    </w:p>
    <w:p w14:paraId="18EC7E43" w14:textId="77777777" w:rsidR="00EC45D7" w:rsidRDefault="00EC45D7" w:rsidP="00EC45D7">
      <w:pPr>
        <w:pStyle w:val="Style1"/>
      </w:pPr>
      <w:r>
        <w:tab/>
      </w:r>
      <w:r>
        <w:tab/>
      </w:r>
      <w:r>
        <w:tab/>
      </w:r>
      <w:r>
        <w:tab/>
        <w:t>Mat blue=cropped.clone();</w:t>
      </w:r>
    </w:p>
    <w:p w14:paraId="43B48085" w14:textId="77777777" w:rsidR="00EC45D7" w:rsidRDefault="00EC45D7" w:rsidP="00EC45D7">
      <w:pPr>
        <w:pStyle w:val="Style1"/>
      </w:pPr>
    </w:p>
    <w:p w14:paraId="7EB34049" w14:textId="77777777" w:rsidR="00EC45D7" w:rsidRDefault="00EC45D7" w:rsidP="00EC45D7">
      <w:pPr>
        <w:pStyle w:val="Style1"/>
      </w:pPr>
      <w:r>
        <w:tab/>
      </w:r>
      <w:r>
        <w:tab/>
      </w:r>
      <w:r>
        <w:tab/>
      </w:r>
      <w:r>
        <w:tab/>
        <w:t>blue.setTo(Scalar(232, 209, 181));</w:t>
      </w:r>
    </w:p>
    <w:p w14:paraId="3DB625C8" w14:textId="77777777" w:rsidR="00EC45D7" w:rsidRDefault="00EC45D7" w:rsidP="00EC45D7">
      <w:pPr>
        <w:pStyle w:val="Style1"/>
      </w:pPr>
      <w:r>
        <w:tab/>
      </w:r>
      <w:r>
        <w:tab/>
      </w:r>
      <w:r>
        <w:tab/>
      </w:r>
      <w:r>
        <w:tab/>
        <w:t>blue=black&amp;blue;</w:t>
      </w:r>
    </w:p>
    <w:p w14:paraId="0FD44DD7" w14:textId="77777777" w:rsidR="00EC45D7" w:rsidRDefault="00EC45D7" w:rsidP="00EC45D7">
      <w:pPr>
        <w:pStyle w:val="Style1"/>
      </w:pPr>
      <w:r>
        <w:t xml:space="preserve">        imshow("Blue", blue);</w:t>
      </w:r>
    </w:p>
    <w:p w14:paraId="5EBADEF6" w14:textId="77777777" w:rsidR="00EC45D7" w:rsidRDefault="00EC45D7" w:rsidP="00EC45D7">
      <w:pPr>
        <w:pStyle w:val="Style1"/>
      </w:pPr>
      <w:r>
        <w:tab/>
      </w:r>
      <w:r>
        <w:tab/>
      </w:r>
      <w:r>
        <w:tab/>
      </w:r>
      <w:r>
        <w:tab/>
        <w:t>dst|=blue;</w:t>
      </w:r>
    </w:p>
    <w:p w14:paraId="42086380" w14:textId="77777777" w:rsidR="00EC45D7" w:rsidRDefault="00EC45D7" w:rsidP="00EC45D7">
      <w:pPr>
        <w:pStyle w:val="Style1"/>
      </w:pPr>
      <w:r>
        <w:tab/>
      </w:r>
      <w:r>
        <w:tab/>
        <w:t>//</w:t>
      </w:r>
      <w:r>
        <w:tab/>
      </w:r>
      <w:r>
        <w:tab/>
        <w:t>Mat shirtcropped=cropped(rect);</w:t>
      </w:r>
      <w:r>
        <w:tab/>
      </w:r>
      <w:r>
        <w:tab/>
      </w:r>
      <w:r>
        <w:tab/>
      </w:r>
      <w:r>
        <w:tab/>
      </w:r>
    </w:p>
    <w:p w14:paraId="56DE0110" w14:textId="77777777" w:rsidR="00EC45D7" w:rsidRDefault="00EC45D7" w:rsidP="00EC45D7">
      <w:pPr>
        <w:pStyle w:val="Style1"/>
      </w:pPr>
    </w:p>
    <w:p w14:paraId="1DDB9B4E" w14:textId="77777777" w:rsidR="00EC45D7" w:rsidRDefault="00EC45D7" w:rsidP="00EC45D7">
      <w:pPr>
        <w:pStyle w:val="Style1"/>
      </w:pPr>
      <w:r>
        <w:tab/>
      </w:r>
      <w:r>
        <w:tab/>
        <w:t>//</w:t>
      </w:r>
      <w:r>
        <w:tab/>
      </w:r>
      <w:r>
        <w:tab/>
        <w:t>dst=face|shirt|hair;</w:t>
      </w:r>
    </w:p>
    <w:p w14:paraId="0CE1C6AC" w14:textId="77777777" w:rsidR="00EC45D7" w:rsidRDefault="00EC45D7" w:rsidP="00EC45D7">
      <w:pPr>
        <w:pStyle w:val="Style1"/>
      </w:pPr>
      <w:r>
        <w:t>}</w:t>
      </w:r>
    </w:p>
    <w:p w14:paraId="4C8F64F6" w14:textId="77777777" w:rsidR="00EC45D7" w:rsidRDefault="00EC45D7" w:rsidP="00EC45D7">
      <w:pPr>
        <w:pStyle w:val="Style1"/>
      </w:pPr>
      <w:r>
        <w:t>void colorReduce(cv::Mat&amp; image, int div=256)</w:t>
      </w:r>
    </w:p>
    <w:p w14:paraId="34211F37" w14:textId="77777777" w:rsidR="00EC45D7" w:rsidRDefault="00EC45D7" w:rsidP="00EC45D7">
      <w:pPr>
        <w:pStyle w:val="Style1"/>
      </w:pPr>
      <w:r>
        <w:t xml:space="preserve">{    </w:t>
      </w:r>
    </w:p>
    <w:p w14:paraId="75B73F65" w14:textId="77777777" w:rsidR="00EC45D7" w:rsidRDefault="00EC45D7" w:rsidP="00EC45D7">
      <w:pPr>
        <w:pStyle w:val="Style1"/>
      </w:pPr>
      <w:r>
        <w:t xml:space="preserve">    int nl = image.rows;                    // number of lines</w:t>
      </w:r>
    </w:p>
    <w:p w14:paraId="1207EB4C" w14:textId="77777777" w:rsidR="00EC45D7" w:rsidRDefault="00EC45D7" w:rsidP="00EC45D7">
      <w:pPr>
        <w:pStyle w:val="Style1"/>
      </w:pPr>
      <w:r>
        <w:t xml:space="preserve">    int nc = image.cols * image.channels(); // number of elements per line</w:t>
      </w:r>
    </w:p>
    <w:p w14:paraId="54DA81C6" w14:textId="77777777" w:rsidR="00EC45D7" w:rsidRDefault="00EC45D7" w:rsidP="00EC45D7">
      <w:pPr>
        <w:pStyle w:val="Style1"/>
      </w:pPr>
    </w:p>
    <w:p w14:paraId="5DB1677D" w14:textId="77777777" w:rsidR="00EC45D7" w:rsidRDefault="00EC45D7" w:rsidP="00EC45D7">
      <w:pPr>
        <w:pStyle w:val="Style1"/>
      </w:pPr>
      <w:r>
        <w:t xml:space="preserve">    for (int j = 0; j &lt; nl; j++)</w:t>
      </w:r>
    </w:p>
    <w:p w14:paraId="79DC0916" w14:textId="77777777" w:rsidR="00EC45D7" w:rsidRDefault="00EC45D7" w:rsidP="00EC45D7">
      <w:pPr>
        <w:pStyle w:val="Style1"/>
      </w:pPr>
      <w:r>
        <w:t xml:space="preserve">    {</w:t>
      </w:r>
    </w:p>
    <w:p w14:paraId="095599AA" w14:textId="77777777" w:rsidR="00EC45D7" w:rsidRDefault="00EC45D7" w:rsidP="00EC45D7">
      <w:pPr>
        <w:pStyle w:val="Style1"/>
      </w:pPr>
      <w:r>
        <w:t xml:space="preserve">        // get the address of row j</w:t>
      </w:r>
    </w:p>
    <w:p w14:paraId="33F4CE39" w14:textId="77777777" w:rsidR="00EC45D7" w:rsidRDefault="00EC45D7" w:rsidP="00EC45D7">
      <w:pPr>
        <w:pStyle w:val="Style1"/>
      </w:pPr>
      <w:r>
        <w:t xml:space="preserve">        uchar* data = image.ptr&lt;uchar&gt;(j);</w:t>
      </w:r>
    </w:p>
    <w:p w14:paraId="519834C7" w14:textId="77777777" w:rsidR="00EC45D7" w:rsidRDefault="00EC45D7" w:rsidP="00EC45D7">
      <w:pPr>
        <w:pStyle w:val="Style1"/>
      </w:pPr>
    </w:p>
    <w:p w14:paraId="572D887D" w14:textId="77777777" w:rsidR="00EC45D7" w:rsidRDefault="00EC45D7" w:rsidP="00EC45D7">
      <w:pPr>
        <w:pStyle w:val="Style1"/>
      </w:pPr>
      <w:r>
        <w:t xml:space="preserve">        for (int i = 0; i &lt; nc; i++)</w:t>
      </w:r>
    </w:p>
    <w:p w14:paraId="08DA0738" w14:textId="77777777" w:rsidR="00EC45D7" w:rsidRDefault="00EC45D7" w:rsidP="00EC45D7">
      <w:pPr>
        <w:pStyle w:val="Style1"/>
      </w:pPr>
      <w:r>
        <w:t xml:space="preserve">        {</w:t>
      </w:r>
    </w:p>
    <w:p w14:paraId="2F53A0B9" w14:textId="77777777" w:rsidR="00EC45D7" w:rsidRDefault="00EC45D7" w:rsidP="00EC45D7">
      <w:pPr>
        <w:pStyle w:val="Style1"/>
      </w:pPr>
      <w:r>
        <w:t xml:space="preserve">            // process each pixel</w:t>
      </w:r>
    </w:p>
    <w:p w14:paraId="3649A795" w14:textId="77777777" w:rsidR="00EC45D7" w:rsidRDefault="00EC45D7" w:rsidP="00EC45D7">
      <w:pPr>
        <w:pStyle w:val="Style1"/>
      </w:pPr>
      <w:r>
        <w:t xml:space="preserve">            data[i] = data[i] / div * div + div / 2;</w:t>
      </w:r>
    </w:p>
    <w:p w14:paraId="42AED8D1" w14:textId="77777777" w:rsidR="00EC45D7" w:rsidRDefault="00EC45D7" w:rsidP="00EC45D7">
      <w:pPr>
        <w:pStyle w:val="Style1"/>
      </w:pPr>
      <w:r>
        <w:t xml:space="preserve">        }</w:t>
      </w:r>
    </w:p>
    <w:p w14:paraId="48C0B406" w14:textId="77777777" w:rsidR="00EC45D7" w:rsidRDefault="00EC45D7" w:rsidP="00EC45D7">
      <w:pPr>
        <w:pStyle w:val="Style1"/>
      </w:pPr>
      <w:r>
        <w:t xml:space="preserve">    }</w:t>
      </w:r>
    </w:p>
    <w:p w14:paraId="23C72BD0" w14:textId="77777777" w:rsidR="00EC45D7" w:rsidRDefault="00EC45D7" w:rsidP="00EC45D7">
      <w:pPr>
        <w:pStyle w:val="Style1"/>
      </w:pPr>
      <w:r>
        <w:t>}</w:t>
      </w:r>
    </w:p>
    <w:p w14:paraId="2AE8980A" w14:textId="77777777" w:rsidR="00EC45D7" w:rsidRDefault="00EC45D7" w:rsidP="00EC45D7">
      <w:pPr>
        <w:pStyle w:val="Style1"/>
      </w:pPr>
      <w:r>
        <w:t>void drawContours(Mat &amp;source, Mat&amp; dest)</w:t>
      </w:r>
    </w:p>
    <w:p w14:paraId="381D8A6E" w14:textId="77777777" w:rsidR="00EC45D7" w:rsidRDefault="00EC45D7" w:rsidP="00EC45D7">
      <w:pPr>
        <w:pStyle w:val="Style1"/>
      </w:pPr>
      <w:r>
        <w:t>{</w:t>
      </w:r>
    </w:p>
    <w:p w14:paraId="60546CC9" w14:textId="77777777" w:rsidR="00EC45D7" w:rsidRDefault="00EC45D7" w:rsidP="00EC45D7">
      <w:pPr>
        <w:pStyle w:val="Style1"/>
      </w:pPr>
      <w:r>
        <w:t xml:space="preserve">    Mat source_gray;</w:t>
      </w:r>
    </w:p>
    <w:p w14:paraId="21DE3828" w14:textId="77777777" w:rsidR="00EC45D7" w:rsidRDefault="00EC45D7" w:rsidP="00EC45D7">
      <w:pPr>
        <w:pStyle w:val="Style1"/>
      </w:pPr>
      <w:r>
        <w:t xml:space="preserve">    cvtColor(source, source_gray, CV_BGR2GRAY);</w:t>
      </w:r>
    </w:p>
    <w:p w14:paraId="651D27E7" w14:textId="77777777" w:rsidR="00EC45D7" w:rsidRDefault="00EC45D7" w:rsidP="00EC45D7">
      <w:pPr>
        <w:pStyle w:val="Style1"/>
      </w:pPr>
      <w:r>
        <w:lastRenderedPageBreak/>
        <w:t xml:space="preserve">    const int max_BINARY_value=255;</w:t>
      </w:r>
    </w:p>
    <w:p w14:paraId="2A90ACCD" w14:textId="77777777" w:rsidR="00EC45D7" w:rsidRDefault="00EC45D7" w:rsidP="00EC45D7">
      <w:pPr>
        <w:pStyle w:val="Style1"/>
      </w:pPr>
      <w:r>
        <w:t xml:space="preserve">    adaptiveThreshold(source_gray, source_gray, max_BINARY_value, CV_ADAPTIVE_THRESH_MEAN_C, THRESH_BINARY, 3, -2);</w:t>
      </w:r>
    </w:p>
    <w:p w14:paraId="0B41ECD3" w14:textId="77777777" w:rsidR="00EC45D7" w:rsidRDefault="00EC45D7" w:rsidP="00EC45D7">
      <w:pPr>
        <w:pStyle w:val="Style1"/>
      </w:pPr>
      <w:r>
        <w:t xml:space="preserve">      std::vector&lt;std::vector&lt;Point&gt; &gt; oaoa;</w:t>
      </w:r>
    </w:p>
    <w:p w14:paraId="7B26FE8A" w14:textId="77777777" w:rsidR="00EC45D7" w:rsidRDefault="00EC45D7" w:rsidP="00EC45D7">
      <w:pPr>
        <w:pStyle w:val="Style1"/>
      </w:pPr>
      <w:r>
        <w:t xml:space="preserve">      findContours(source_gray, oaoa, CV_RETR_EXTERNAL, CV_CHAIN_APPROX_SIMPLE, Point(0,0));</w:t>
      </w:r>
    </w:p>
    <w:p w14:paraId="21FFF490" w14:textId="77777777" w:rsidR="00EC45D7" w:rsidRDefault="00EC45D7" w:rsidP="00EC45D7">
      <w:pPr>
        <w:pStyle w:val="Style1"/>
      </w:pPr>
      <w:r>
        <w:t xml:space="preserve">    int i=0;</w:t>
      </w:r>
    </w:p>
    <w:p w14:paraId="7355F8AC" w14:textId="77777777" w:rsidR="00EC45D7" w:rsidRDefault="00EC45D7" w:rsidP="00EC45D7">
      <w:pPr>
        <w:pStyle w:val="Style1"/>
      </w:pPr>
      <w:r>
        <w:t xml:space="preserve">    for( std::vector&lt;std::vector&lt;Point&gt; &gt;::iterator iterator=oaoa.begin(); iterator!=oaoa.end(); iterator++, i++)</w:t>
      </w:r>
    </w:p>
    <w:p w14:paraId="4431DFD0" w14:textId="77777777" w:rsidR="00EC45D7" w:rsidRDefault="00EC45D7" w:rsidP="00EC45D7">
      <w:pPr>
        <w:pStyle w:val="Style1"/>
      </w:pPr>
      <w:r>
        <w:t xml:space="preserve">    {</w:t>
      </w:r>
    </w:p>
    <w:p w14:paraId="4863F5D2" w14:textId="77777777" w:rsidR="00EC45D7" w:rsidRDefault="00EC45D7" w:rsidP="00EC45D7">
      <w:pPr>
        <w:pStyle w:val="Style1"/>
      </w:pPr>
      <w:r>
        <w:t xml:space="preserve">      std::vector&lt;Point&gt; p=*iterator;</w:t>
      </w:r>
    </w:p>
    <w:p w14:paraId="3DDA492A" w14:textId="77777777" w:rsidR="00EC45D7" w:rsidRDefault="00EC45D7" w:rsidP="00EC45D7">
      <w:pPr>
        <w:pStyle w:val="Style1"/>
      </w:pPr>
      <w:r>
        <w:t xml:space="preserve">      const Point *points[1]= {&amp;p[0]};</w:t>
      </w:r>
    </w:p>
    <w:p w14:paraId="7A359BDB" w14:textId="77777777" w:rsidR="00EC45D7" w:rsidRDefault="00EC45D7" w:rsidP="00EC45D7">
      <w:pPr>
        <w:pStyle w:val="Style1"/>
      </w:pPr>
      <w:r>
        <w:t xml:space="preserve">      const int lineType=1;</w:t>
      </w:r>
    </w:p>
    <w:p w14:paraId="75A92B53" w14:textId="77777777" w:rsidR="00EC45D7" w:rsidRDefault="00EC45D7" w:rsidP="00EC45D7">
      <w:pPr>
        <w:pStyle w:val="Style1"/>
      </w:pPr>
      <w:r>
        <w:t xml:space="preserve">      int npt[]={(int)p.size()};</w:t>
      </w:r>
    </w:p>
    <w:p w14:paraId="75EFF846" w14:textId="77777777" w:rsidR="00EC45D7" w:rsidRDefault="00EC45D7" w:rsidP="00EC45D7">
      <w:pPr>
        <w:pStyle w:val="Style1"/>
      </w:pPr>
      <w:r>
        <w:t xml:space="preserve">      fillPoly(dest, points, npt, 1, CV_RGB(255*abs(sin(i*i*.0174533)),255*abs(cos(i*i*i*.0174533)),i), lineType);</w:t>
      </w:r>
    </w:p>
    <w:p w14:paraId="12148FA4" w14:textId="77777777" w:rsidR="00EC45D7" w:rsidRDefault="00EC45D7" w:rsidP="00EC45D7">
      <w:pPr>
        <w:pStyle w:val="Style1"/>
      </w:pPr>
      <w:r>
        <w:t xml:space="preserve">    }</w:t>
      </w:r>
    </w:p>
    <w:p w14:paraId="39D743F2" w14:textId="77777777" w:rsidR="00EC45D7" w:rsidRDefault="00EC45D7" w:rsidP="00EC45D7">
      <w:pPr>
        <w:pStyle w:val="Style1"/>
      </w:pPr>
    </w:p>
    <w:p w14:paraId="217B909C" w14:textId="12566BB1" w:rsidR="00EC45D7" w:rsidRDefault="00EC45D7" w:rsidP="00EC45D7">
      <w:pPr>
        <w:pStyle w:val="Style1"/>
      </w:pPr>
      <w:r>
        <w:t>}</w:t>
      </w:r>
    </w:p>
    <w:p w14:paraId="76E11D25" w14:textId="77777777" w:rsidR="00EC45D7" w:rsidRDefault="00EC45D7" w:rsidP="00997F6D">
      <w:pPr>
        <w:pStyle w:val="Heading1"/>
        <w:sectPr w:rsidR="00EC45D7" w:rsidSect="00EC45D7">
          <w:type w:val="continuous"/>
          <w:pgSz w:w="12240" w:h="15840"/>
          <w:pgMar w:top="1138" w:right="1138" w:bottom="1138" w:left="1138" w:header="0" w:footer="0" w:gutter="0"/>
          <w:lnNumType w:countBy="1" w:restart="continuous"/>
          <w:cols w:space="720"/>
          <w:formProt w:val="0"/>
          <w:titlePg/>
          <w:docGrid w:linePitch="326" w:charSpace="-6145"/>
        </w:sectPr>
      </w:pPr>
    </w:p>
    <w:p w14:paraId="7FBCE406" w14:textId="13F69C91" w:rsidR="00997F6D" w:rsidRDefault="00997F6D" w:rsidP="00997F6D">
      <w:pPr>
        <w:pStyle w:val="Heading1"/>
      </w:pPr>
      <w:r>
        <w:lastRenderedPageBreak/>
        <w:t>Alternate Approaches</w:t>
      </w:r>
    </w:p>
    <w:p w14:paraId="23A2D5A6" w14:textId="37E92C04" w:rsidR="00997F6D" w:rsidRDefault="00315D74" w:rsidP="00997F6D">
      <w:pPr>
        <w:pStyle w:val="NoSpacing"/>
        <w:spacing w:line="276" w:lineRule="auto"/>
        <w:jc w:val="both"/>
        <w:rPr>
          <w:color w:val="auto"/>
          <w:sz w:val="24"/>
          <w:szCs w:val="24"/>
        </w:rPr>
      </w:pPr>
      <w:r>
        <w:rPr>
          <w:color w:val="auto"/>
          <w:sz w:val="24"/>
          <w:szCs w:val="24"/>
        </w:rPr>
        <w:t xml:space="preserve">The team also considered </w:t>
      </w:r>
      <w:r w:rsidR="00997F6D">
        <w:rPr>
          <w:color w:val="auto"/>
          <w:sz w:val="24"/>
          <w:szCs w:val="24"/>
        </w:rPr>
        <w:t xml:space="preserve">using </w:t>
      </w:r>
      <w:r>
        <w:rPr>
          <w:color w:val="auto"/>
          <w:sz w:val="24"/>
          <w:szCs w:val="24"/>
        </w:rPr>
        <w:t xml:space="preserve">an </w:t>
      </w:r>
      <w:r w:rsidR="00997F6D">
        <w:rPr>
          <w:color w:val="auto"/>
          <w:sz w:val="24"/>
          <w:szCs w:val="24"/>
        </w:rPr>
        <w:t xml:space="preserve">edge detection </w:t>
      </w:r>
      <w:r>
        <w:rPr>
          <w:color w:val="auto"/>
          <w:sz w:val="24"/>
          <w:szCs w:val="24"/>
        </w:rPr>
        <w:t xml:space="preserve">algorithm that was developed for one of the homework assignments. This approach would use the OpenCV function findContours. The premise of this technique would be to identify all edges and solid objects in a frame. Once all of the solid objects and edges were detected, the largest object would be assumed to be the face. Facial tracking would be performed to ensure the object was a face and everything outside the object would be treated as background. </w:t>
      </w:r>
      <w:r w:rsidR="00905717">
        <w:rPr>
          <w:color w:val="auto"/>
          <w:sz w:val="24"/>
          <w:szCs w:val="24"/>
        </w:rPr>
        <w:t>Unfortunately</w:t>
      </w:r>
      <w:r w:rsidR="00D54F15">
        <w:rPr>
          <w:color w:val="auto"/>
          <w:sz w:val="24"/>
          <w:szCs w:val="24"/>
        </w:rPr>
        <w:t xml:space="preserve">, this design is limited to some of the problems discussed above in background subtraction and the use of eroding and dilation. Some of the preliminary results of this method can be seen in </w:t>
      </w:r>
      <w:r w:rsidR="00076B59">
        <w:rPr>
          <w:color w:val="auto"/>
          <w:sz w:val="24"/>
          <w:szCs w:val="24"/>
        </w:rPr>
        <w:fldChar w:fldCharType="begin"/>
      </w:r>
      <w:r w:rsidR="00076B59">
        <w:rPr>
          <w:color w:val="auto"/>
          <w:sz w:val="24"/>
          <w:szCs w:val="24"/>
        </w:rPr>
        <w:instrText xml:space="preserve"> REF _Ref448881060 \h  \* MERGEFORMAT </w:instrText>
      </w:r>
      <w:r w:rsidR="00076B59">
        <w:rPr>
          <w:color w:val="auto"/>
          <w:sz w:val="24"/>
          <w:szCs w:val="24"/>
        </w:rPr>
      </w:r>
      <w:r w:rsidR="00076B59">
        <w:rPr>
          <w:color w:val="auto"/>
          <w:sz w:val="24"/>
          <w:szCs w:val="24"/>
        </w:rPr>
        <w:fldChar w:fldCharType="separate"/>
      </w:r>
      <w:r w:rsidR="00076B59" w:rsidRPr="00076B59">
        <w:rPr>
          <w:color w:val="auto"/>
          <w:sz w:val="24"/>
          <w:szCs w:val="24"/>
        </w:rPr>
        <w:t>Figure 17</w:t>
      </w:r>
      <w:r w:rsidR="00076B59">
        <w:rPr>
          <w:color w:val="auto"/>
          <w:sz w:val="24"/>
          <w:szCs w:val="24"/>
        </w:rPr>
        <w:fldChar w:fldCharType="end"/>
      </w:r>
      <w:r w:rsidR="00D54F15">
        <w:rPr>
          <w:color w:val="auto"/>
          <w:sz w:val="24"/>
          <w:szCs w:val="24"/>
        </w:rPr>
        <w:t>.</w:t>
      </w:r>
    </w:p>
    <w:p w14:paraId="711BA528" w14:textId="77777777" w:rsidR="00D54F15" w:rsidRDefault="00D54F15" w:rsidP="00997F6D">
      <w:pPr>
        <w:pStyle w:val="NoSpacing"/>
        <w:spacing w:line="276" w:lineRule="auto"/>
        <w:jc w:val="both"/>
        <w:rPr>
          <w:color w:val="auto"/>
          <w:sz w:val="24"/>
          <w:szCs w:val="24"/>
        </w:rPr>
      </w:pPr>
    </w:p>
    <w:p w14:paraId="4AA5EF99" w14:textId="77777777" w:rsidR="00076B59" w:rsidRDefault="00076B59" w:rsidP="00076B59">
      <w:pPr>
        <w:pStyle w:val="NoSpacing"/>
        <w:keepNext/>
        <w:spacing w:line="276" w:lineRule="auto"/>
        <w:jc w:val="both"/>
      </w:pPr>
      <w:r>
        <w:rPr>
          <w:noProof/>
          <w:color w:val="auto"/>
          <w:sz w:val="24"/>
          <w:szCs w:val="24"/>
        </w:rPr>
        <w:drawing>
          <wp:inline distT="0" distB="0" distL="0" distR="0" wp14:anchorId="5343AF0F" wp14:editId="6D2C9509">
            <wp:extent cx="6332220" cy="3563440"/>
            <wp:effectExtent l="0" t="0" r="0" b="0"/>
            <wp:docPr id="18" name="Picture 18" descr="C:\Users\Bip\Documents\CE\CPR-575\Project\HW_CV\x64\Debug\Brian_test2.mp4_dis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ip\Documents\CE\CPR-575\Project\HW_CV\x64\Debug\Brian_test2.mp4_display.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3563440"/>
                    </a:xfrm>
                    <a:prstGeom prst="rect">
                      <a:avLst/>
                    </a:prstGeom>
                    <a:noFill/>
                    <a:ln>
                      <a:noFill/>
                    </a:ln>
                  </pic:spPr>
                </pic:pic>
              </a:graphicData>
            </a:graphic>
          </wp:inline>
        </w:drawing>
      </w:r>
    </w:p>
    <w:p w14:paraId="134EE7CF" w14:textId="37F4F263" w:rsidR="00D54F15" w:rsidRDefault="00076B59" w:rsidP="00076B59">
      <w:pPr>
        <w:pStyle w:val="Caption"/>
        <w:jc w:val="center"/>
      </w:pPr>
      <w:bookmarkStart w:id="602" w:name="_Ref448881060"/>
      <w:r>
        <w:t xml:space="preserve">Figure </w:t>
      </w:r>
      <w:r w:rsidR="00701417">
        <w:fldChar w:fldCharType="begin"/>
      </w:r>
      <w:r w:rsidR="00701417">
        <w:instrText xml:space="preserve"> SEQ Figure \* ARABIC </w:instrText>
      </w:r>
      <w:r w:rsidR="00701417">
        <w:fldChar w:fldCharType="separate"/>
      </w:r>
      <w:r>
        <w:rPr>
          <w:noProof/>
        </w:rPr>
        <w:t>17</w:t>
      </w:r>
      <w:r w:rsidR="00701417">
        <w:rPr>
          <w:noProof/>
        </w:rPr>
        <w:fldChar w:fldCharType="end"/>
      </w:r>
      <w:bookmarkEnd w:id="602"/>
    </w:p>
    <w:p w14:paraId="74C24EA7" w14:textId="77777777" w:rsidR="00E25CC0" w:rsidRPr="00E20735" w:rsidRDefault="00E25CC0" w:rsidP="00997F6D">
      <w:pPr>
        <w:pStyle w:val="NoSpacing"/>
        <w:spacing w:line="276" w:lineRule="auto"/>
        <w:jc w:val="both"/>
      </w:pPr>
    </w:p>
    <w:p w14:paraId="554B273A" w14:textId="77777777" w:rsidR="005E6672" w:rsidRPr="001E4C93" w:rsidRDefault="005E6672" w:rsidP="005E6672">
      <w:pPr>
        <w:pStyle w:val="Heading1"/>
        <w:spacing w:line="276" w:lineRule="auto"/>
        <w:jc w:val="both"/>
        <w:rPr>
          <w:ins w:id="603" w:author="Dugan, Nichole L" w:date="2016-04-24T12:07:00Z"/>
          <w:rFonts w:asciiTheme="minorHAnsi" w:hAnsiTheme="minorHAnsi"/>
        </w:rPr>
      </w:pPr>
      <w:ins w:id="604" w:author="Dugan, Nichole L" w:date="2016-04-24T12:07:00Z">
        <w:r w:rsidRPr="001E4C93">
          <w:rPr>
            <w:rFonts w:asciiTheme="minorHAnsi" w:hAnsiTheme="minorHAnsi"/>
          </w:rPr>
          <w:t>Evaluation</w:t>
        </w:r>
      </w:ins>
    </w:p>
    <w:p w14:paraId="3F2CB310" w14:textId="52211615" w:rsidR="005E6672" w:rsidRPr="001E4C93" w:rsidRDefault="008D460C" w:rsidP="005E6672">
      <w:pPr>
        <w:pStyle w:val="TextBody"/>
        <w:numPr>
          <w:ilvl w:val="0"/>
          <w:numId w:val="1"/>
        </w:numPr>
        <w:spacing w:line="276" w:lineRule="auto"/>
        <w:ind w:left="0" w:firstLine="0"/>
        <w:jc w:val="both"/>
        <w:rPr>
          <w:ins w:id="605" w:author="Dugan, Nichole L" w:date="2016-04-24T12:07:00Z"/>
          <w:rFonts w:asciiTheme="minorHAnsi" w:hAnsiTheme="minorHAnsi"/>
        </w:rPr>
      </w:pPr>
      <w:r>
        <w:rPr>
          <w:rFonts w:asciiTheme="minorHAnsi" w:hAnsiTheme="minorHAnsi"/>
        </w:rPr>
        <w:t>To determine success of an algorithm, testing needed to be performed</w:t>
      </w:r>
      <w:ins w:id="606" w:author="Dugan, Nichole L" w:date="2016-04-24T12:07:00Z">
        <w:r w:rsidR="005E6672" w:rsidRPr="001E4C93">
          <w:rPr>
            <w:rFonts w:asciiTheme="minorHAnsi" w:hAnsiTheme="minorHAnsi"/>
          </w:rPr>
          <w:t xml:space="preserve">.  </w:t>
        </w:r>
      </w:ins>
      <w:r>
        <w:rPr>
          <w:rFonts w:asciiTheme="minorHAnsi" w:hAnsiTheme="minorHAnsi"/>
        </w:rPr>
        <w:t>Testing for each algorithm was done with a sampling of videos or pictures from each of the three members of their team. This ensured that each of the videos or pictures were taken in different lighting conditions with different facial features of the subjects. Visual inspection of the results compared to how well the background was removed was how the algorithm was determined a success or failure.</w:t>
      </w:r>
      <w:r w:rsidR="002201A1">
        <w:rPr>
          <w:rFonts w:asciiTheme="minorHAnsi" w:hAnsiTheme="minorHAnsi"/>
        </w:rPr>
        <w:t xml:space="preserve"> A more detailed explanation of our testing process is explained below.</w:t>
      </w:r>
    </w:p>
    <w:p w14:paraId="30DE423B" w14:textId="77777777" w:rsidR="005E6672" w:rsidRPr="001E4C93" w:rsidRDefault="005E6672" w:rsidP="005E6672">
      <w:pPr>
        <w:pStyle w:val="Heading1"/>
        <w:spacing w:line="276" w:lineRule="auto"/>
        <w:jc w:val="both"/>
        <w:rPr>
          <w:ins w:id="607" w:author="Dugan, Nichole L" w:date="2016-04-24T12:07:00Z"/>
          <w:rFonts w:asciiTheme="minorHAnsi" w:hAnsiTheme="minorHAnsi"/>
        </w:rPr>
      </w:pPr>
      <w:ins w:id="608" w:author="Dugan, Nichole L" w:date="2016-04-24T12:07:00Z">
        <w:r>
          <w:rPr>
            <w:rFonts w:asciiTheme="minorHAnsi" w:hAnsiTheme="minorHAnsi"/>
          </w:rPr>
          <w:lastRenderedPageBreak/>
          <w:t>Test Plan</w:t>
        </w:r>
      </w:ins>
    </w:p>
    <w:p w14:paraId="599FADF8" w14:textId="77777777" w:rsidR="005E6672" w:rsidRPr="001E4C93" w:rsidRDefault="005E6672" w:rsidP="005E6672">
      <w:pPr>
        <w:pStyle w:val="TextBody"/>
        <w:numPr>
          <w:ilvl w:val="0"/>
          <w:numId w:val="1"/>
        </w:numPr>
        <w:spacing w:line="276" w:lineRule="auto"/>
        <w:ind w:left="0" w:firstLine="0"/>
        <w:jc w:val="both"/>
        <w:rPr>
          <w:ins w:id="609" w:author="Dugan, Nichole L" w:date="2016-04-24T12:07:00Z"/>
          <w:rFonts w:asciiTheme="minorHAnsi" w:hAnsiTheme="minorHAnsi"/>
        </w:rPr>
      </w:pPr>
      <w:ins w:id="610" w:author="Dugan, Nichole L" w:date="2016-04-24T12:07:00Z">
        <w:r w:rsidRPr="001E4C93">
          <w:rPr>
            <w:rFonts w:asciiTheme="minorHAnsi" w:hAnsiTheme="minorHAnsi"/>
          </w:rPr>
          <w:t>The smoke test consist</w:t>
        </w:r>
        <w:r>
          <w:rPr>
            <w:rFonts w:asciiTheme="minorHAnsi" w:hAnsiTheme="minorHAnsi"/>
          </w:rPr>
          <w:t>ed</w:t>
        </w:r>
        <w:r w:rsidRPr="001E4C93">
          <w:rPr>
            <w:rFonts w:asciiTheme="minorHAnsi" w:hAnsiTheme="minorHAnsi"/>
          </w:rPr>
          <w:t xml:space="preserve"> of an image being processed and displaying just the face.  To do this automatically we obtain</w:t>
        </w:r>
        <w:r>
          <w:rPr>
            <w:rFonts w:asciiTheme="minorHAnsi" w:hAnsiTheme="minorHAnsi"/>
          </w:rPr>
          <w:t>ed</w:t>
        </w:r>
        <w:r w:rsidRPr="001E4C93">
          <w:rPr>
            <w:rFonts w:asciiTheme="minorHAnsi" w:hAnsiTheme="minorHAnsi"/>
          </w:rPr>
          <w:t xml:space="preserve"> an image that has been processed and its </w:t>
        </w:r>
        <w:r>
          <w:rPr>
            <w:rFonts w:asciiTheme="minorHAnsi" w:hAnsiTheme="minorHAnsi"/>
          </w:rPr>
          <w:t xml:space="preserve">original </w:t>
        </w:r>
        <w:r w:rsidRPr="001E4C93">
          <w:rPr>
            <w:rFonts w:asciiTheme="minorHAnsi" w:hAnsiTheme="minorHAnsi"/>
          </w:rPr>
          <w:t>input.  We compare</w:t>
        </w:r>
        <w:r>
          <w:rPr>
            <w:rFonts w:asciiTheme="minorHAnsi" w:hAnsiTheme="minorHAnsi"/>
          </w:rPr>
          <w:t>d</w:t>
        </w:r>
        <w:r w:rsidRPr="001E4C93">
          <w:rPr>
            <w:rFonts w:asciiTheme="minorHAnsi" w:hAnsiTheme="minorHAnsi"/>
          </w:rPr>
          <w:t xml:space="preserve"> the output to the result and ha</w:t>
        </w:r>
        <w:r>
          <w:rPr>
            <w:rFonts w:asciiTheme="minorHAnsi" w:hAnsiTheme="minorHAnsi"/>
          </w:rPr>
          <w:t>d</w:t>
        </w:r>
        <w:r w:rsidRPr="001E4C93">
          <w:rPr>
            <w:rFonts w:asciiTheme="minorHAnsi" w:hAnsiTheme="minorHAnsi"/>
          </w:rPr>
          <w:t xml:space="preserve"> a threshold for differences.  If there are too many differences, the smoke test </w:t>
        </w:r>
        <w:r>
          <w:rPr>
            <w:rFonts w:asciiTheme="minorHAnsi" w:hAnsiTheme="minorHAnsi"/>
          </w:rPr>
          <w:t>was deemed a failure</w:t>
        </w:r>
        <w:r w:rsidRPr="001E4C93">
          <w:rPr>
            <w:rFonts w:asciiTheme="minorHAnsi" w:hAnsiTheme="minorHAnsi"/>
          </w:rPr>
          <w:t>. This r</w:t>
        </w:r>
        <w:r>
          <w:rPr>
            <w:rFonts w:asciiTheme="minorHAnsi" w:hAnsiTheme="minorHAnsi"/>
          </w:rPr>
          <w:t>a</w:t>
        </w:r>
        <w:r w:rsidRPr="001E4C93">
          <w:rPr>
            <w:rFonts w:asciiTheme="minorHAnsi" w:hAnsiTheme="minorHAnsi"/>
          </w:rPr>
          <w:t xml:space="preserve">n for several small subsets of images.  Furthermore, we </w:t>
        </w:r>
        <w:r>
          <w:rPr>
            <w:rFonts w:asciiTheme="minorHAnsi" w:hAnsiTheme="minorHAnsi"/>
          </w:rPr>
          <w:t xml:space="preserve">included </w:t>
        </w:r>
        <w:r w:rsidRPr="001E4C93">
          <w:rPr>
            <w:rFonts w:asciiTheme="minorHAnsi" w:hAnsiTheme="minorHAnsi"/>
          </w:rPr>
          <w:t>tests that should fail</w:t>
        </w:r>
        <w:r>
          <w:rPr>
            <w:rFonts w:asciiTheme="minorHAnsi" w:hAnsiTheme="minorHAnsi"/>
          </w:rPr>
          <w:t xml:space="preserve">, for example </w:t>
        </w:r>
        <w:r w:rsidRPr="001E4C93">
          <w:rPr>
            <w:rFonts w:asciiTheme="minorHAnsi" w:hAnsiTheme="minorHAnsi"/>
          </w:rPr>
          <w:t>pictures without anyone included.  We perform</w:t>
        </w:r>
        <w:r>
          <w:rPr>
            <w:rFonts w:asciiTheme="minorHAnsi" w:hAnsiTheme="minorHAnsi"/>
          </w:rPr>
          <w:t>ed</w:t>
        </w:r>
        <w:r w:rsidRPr="001E4C93">
          <w:rPr>
            <w:rFonts w:asciiTheme="minorHAnsi" w:hAnsiTheme="minorHAnsi"/>
          </w:rPr>
          <w:t xml:space="preserve"> these tests with random objects entering the screen, and more than one individual in the picture.  These tests g</w:t>
        </w:r>
        <w:r>
          <w:rPr>
            <w:rFonts w:asciiTheme="minorHAnsi" w:hAnsiTheme="minorHAnsi"/>
          </w:rPr>
          <w:t>a</w:t>
        </w:r>
        <w:r w:rsidRPr="001E4C93">
          <w:rPr>
            <w:rFonts w:asciiTheme="minorHAnsi" w:hAnsiTheme="minorHAnsi"/>
          </w:rPr>
          <w:t xml:space="preserve">ve a fast turnaround regarding whether or not a feature was successfully included.  If the pictures </w:t>
        </w:r>
        <w:r>
          <w:rPr>
            <w:rFonts w:asciiTheme="minorHAnsi" w:hAnsiTheme="minorHAnsi"/>
          </w:rPr>
          <w:t>we</w:t>
        </w:r>
        <w:r w:rsidRPr="001E4C93">
          <w:rPr>
            <w:rFonts w:asciiTheme="minorHAnsi" w:hAnsiTheme="minorHAnsi"/>
          </w:rPr>
          <w:t xml:space="preserve">re different enough a comparison image </w:t>
        </w:r>
        <w:r>
          <w:rPr>
            <w:rFonts w:asciiTheme="minorHAnsi" w:hAnsiTheme="minorHAnsi"/>
          </w:rPr>
          <w:t>was</w:t>
        </w:r>
        <w:r w:rsidRPr="001E4C93">
          <w:rPr>
            <w:rFonts w:asciiTheme="minorHAnsi" w:hAnsiTheme="minorHAnsi"/>
          </w:rPr>
          <w:t xml:space="preserve"> displayed to the developer.  This allow</w:t>
        </w:r>
        <w:r>
          <w:rPr>
            <w:rFonts w:asciiTheme="minorHAnsi" w:hAnsiTheme="minorHAnsi"/>
          </w:rPr>
          <w:t>ed</w:t>
        </w:r>
        <w:r w:rsidRPr="001E4C93">
          <w:rPr>
            <w:rFonts w:asciiTheme="minorHAnsi" w:hAnsiTheme="minorHAnsi"/>
          </w:rPr>
          <w:t xml:space="preserve"> the developer to either accept or reject the new image.</w:t>
        </w:r>
      </w:ins>
    </w:p>
    <w:p w14:paraId="5DE1E972" w14:textId="77777777" w:rsidR="005E6672" w:rsidRPr="001E4C93" w:rsidRDefault="005E6672" w:rsidP="005E6672">
      <w:pPr>
        <w:pStyle w:val="TextBody"/>
        <w:numPr>
          <w:ilvl w:val="0"/>
          <w:numId w:val="1"/>
        </w:numPr>
        <w:spacing w:line="276" w:lineRule="auto"/>
        <w:ind w:left="0" w:firstLine="0"/>
        <w:jc w:val="both"/>
        <w:rPr>
          <w:ins w:id="611" w:author="Dugan, Nichole L" w:date="2016-04-24T12:07:00Z"/>
          <w:rFonts w:asciiTheme="minorHAnsi" w:hAnsiTheme="minorHAnsi"/>
        </w:rPr>
      </w:pPr>
      <w:ins w:id="612" w:author="Dugan, Nichole L" w:date="2016-04-24T12:07:00Z">
        <w:r w:rsidRPr="001E4C93">
          <w:rPr>
            <w:rFonts w:asciiTheme="minorHAnsi" w:hAnsiTheme="minorHAnsi"/>
          </w:rPr>
          <w:t>Following the smoke test, a regression test w</w:t>
        </w:r>
        <w:r>
          <w:rPr>
            <w:rFonts w:asciiTheme="minorHAnsi" w:hAnsiTheme="minorHAnsi"/>
          </w:rPr>
          <w:t>as</w:t>
        </w:r>
        <w:r w:rsidRPr="001E4C93">
          <w:rPr>
            <w:rFonts w:asciiTheme="minorHAnsi" w:hAnsiTheme="minorHAnsi"/>
          </w:rPr>
          <w:t xml:space="preserve"> performed.  This regression test consist</w:t>
        </w:r>
        <w:r>
          <w:rPr>
            <w:rFonts w:asciiTheme="minorHAnsi" w:hAnsiTheme="minorHAnsi"/>
          </w:rPr>
          <w:t>ed</w:t>
        </w:r>
        <w:r w:rsidRPr="001E4C93">
          <w:rPr>
            <w:rFonts w:asciiTheme="minorHAnsi" w:hAnsiTheme="minorHAnsi"/>
          </w:rPr>
          <w:t xml:space="preserve"> of the user manually checking many of the photos included to prevent inaccuracies.  This test highlight</w:t>
        </w:r>
        <w:r>
          <w:rPr>
            <w:rFonts w:asciiTheme="minorHAnsi" w:hAnsiTheme="minorHAnsi"/>
          </w:rPr>
          <w:t>ed</w:t>
        </w:r>
        <w:r w:rsidRPr="001E4C93">
          <w:rPr>
            <w:rFonts w:asciiTheme="minorHAnsi" w:hAnsiTheme="minorHAnsi"/>
          </w:rPr>
          <w:t xml:space="preserve"> any key differences in pixels between the previous and current picture.  This allow</w:t>
        </w:r>
        <w:r>
          <w:rPr>
            <w:rFonts w:asciiTheme="minorHAnsi" w:hAnsiTheme="minorHAnsi"/>
          </w:rPr>
          <w:t>ed</w:t>
        </w:r>
        <w:r w:rsidRPr="001E4C93">
          <w:rPr>
            <w:rFonts w:asciiTheme="minorHAnsi" w:hAnsiTheme="minorHAnsi"/>
          </w:rPr>
          <w:t xml:space="preserve"> the developer to easily notice any changes in the application</w:t>
        </w:r>
        <w:r>
          <w:rPr>
            <w:rFonts w:asciiTheme="minorHAnsi" w:hAnsiTheme="minorHAnsi"/>
          </w:rPr>
          <w:t>,</w:t>
        </w:r>
        <w:r w:rsidRPr="001E4C93">
          <w:rPr>
            <w:rFonts w:asciiTheme="minorHAnsi" w:hAnsiTheme="minorHAnsi"/>
          </w:rPr>
          <w:t xml:space="preserve"> whether or not they </w:t>
        </w:r>
        <w:r>
          <w:rPr>
            <w:rFonts w:asciiTheme="minorHAnsi" w:hAnsiTheme="minorHAnsi"/>
          </w:rPr>
          <w:t>we</w:t>
        </w:r>
        <w:r w:rsidRPr="001E4C93">
          <w:rPr>
            <w:rFonts w:asciiTheme="minorHAnsi" w:hAnsiTheme="minorHAnsi"/>
          </w:rPr>
          <w:t xml:space="preserve">re positive.  The regression test also </w:t>
        </w:r>
        <w:r>
          <w:rPr>
            <w:rFonts w:asciiTheme="minorHAnsi" w:hAnsiTheme="minorHAnsi"/>
          </w:rPr>
          <w:t xml:space="preserve">took </w:t>
        </w:r>
        <w:r w:rsidRPr="001E4C93">
          <w:rPr>
            <w:rFonts w:asciiTheme="minorHAnsi" w:hAnsiTheme="minorHAnsi"/>
          </w:rPr>
          <w:t>in at least one new video that the user perform</w:t>
        </w:r>
        <w:r>
          <w:rPr>
            <w:rFonts w:asciiTheme="minorHAnsi" w:hAnsiTheme="minorHAnsi"/>
          </w:rPr>
          <w:t>ed</w:t>
        </w:r>
        <w:r w:rsidRPr="001E4C93">
          <w:rPr>
            <w:rFonts w:asciiTheme="minorHAnsi" w:hAnsiTheme="minorHAnsi"/>
          </w:rPr>
          <w:t xml:space="preserve"> and add</w:t>
        </w:r>
        <w:r>
          <w:rPr>
            <w:rFonts w:asciiTheme="minorHAnsi" w:hAnsiTheme="minorHAnsi"/>
          </w:rPr>
          <w:t>ed</w:t>
        </w:r>
        <w:r w:rsidRPr="001E4C93">
          <w:rPr>
            <w:rFonts w:asciiTheme="minorHAnsi" w:hAnsiTheme="minorHAnsi"/>
          </w:rPr>
          <w:t xml:space="preserve"> this video to the list of tests to be performed in the full regression.  This video </w:t>
        </w:r>
        <w:r>
          <w:rPr>
            <w:rFonts w:asciiTheme="minorHAnsi" w:hAnsiTheme="minorHAnsi"/>
          </w:rPr>
          <w:t xml:space="preserve">was </w:t>
        </w:r>
        <w:r w:rsidRPr="001E4C93">
          <w:rPr>
            <w:rFonts w:asciiTheme="minorHAnsi" w:hAnsiTheme="minorHAnsi"/>
          </w:rPr>
          <w:t xml:space="preserve">taken with webcam to ensure that our application </w:t>
        </w:r>
        <w:r>
          <w:rPr>
            <w:rFonts w:asciiTheme="minorHAnsi" w:hAnsiTheme="minorHAnsi"/>
          </w:rPr>
          <w:t>wa</w:t>
        </w:r>
        <w:r w:rsidRPr="001E4C93">
          <w:rPr>
            <w:rFonts w:asciiTheme="minorHAnsi" w:hAnsiTheme="minorHAnsi"/>
          </w:rPr>
          <w:t>s able to extract an image from a new video as well as the old tests.</w:t>
        </w:r>
      </w:ins>
    </w:p>
    <w:p w14:paraId="3EC598E6" w14:textId="77777777" w:rsidR="005E6672" w:rsidRPr="001E4C93" w:rsidRDefault="005E6672" w:rsidP="005E6672">
      <w:pPr>
        <w:pStyle w:val="TextBody"/>
        <w:numPr>
          <w:ilvl w:val="0"/>
          <w:numId w:val="1"/>
        </w:numPr>
        <w:spacing w:line="276" w:lineRule="auto"/>
        <w:ind w:left="0" w:firstLine="0"/>
        <w:jc w:val="both"/>
        <w:rPr>
          <w:ins w:id="613" w:author="Dugan, Nichole L" w:date="2016-04-24T12:07:00Z"/>
          <w:rFonts w:asciiTheme="minorHAnsi" w:hAnsiTheme="minorHAnsi"/>
        </w:rPr>
      </w:pPr>
      <w:ins w:id="614" w:author="Dugan, Nichole L" w:date="2016-04-24T12:07:00Z">
        <w:r w:rsidRPr="001E4C93">
          <w:rPr>
            <w:rFonts w:asciiTheme="minorHAnsi" w:hAnsiTheme="minorHAnsi"/>
          </w:rPr>
          <w:t xml:space="preserve">Finally, a load test </w:t>
        </w:r>
        <w:r>
          <w:rPr>
            <w:rFonts w:asciiTheme="minorHAnsi" w:hAnsiTheme="minorHAnsi"/>
          </w:rPr>
          <w:t>was</w:t>
        </w:r>
        <w:r w:rsidRPr="001E4C93">
          <w:rPr>
            <w:rFonts w:asciiTheme="minorHAnsi" w:hAnsiTheme="minorHAnsi"/>
          </w:rPr>
          <w:t xml:space="preserve"> performed.  This load test </w:t>
        </w:r>
        <w:r>
          <w:rPr>
            <w:rFonts w:asciiTheme="minorHAnsi" w:hAnsiTheme="minorHAnsi"/>
          </w:rPr>
          <w:t>wa</w:t>
        </w:r>
        <w:r w:rsidRPr="001E4C93">
          <w:rPr>
            <w:rFonts w:asciiTheme="minorHAnsi" w:hAnsiTheme="minorHAnsi"/>
          </w:rPr>
          <w:t xml:space="preserve">s needed to ensure that our server can handle the </w:t>
        </w:r>
        <w:r>
          <w:rPr>
            <w:rFonts w:asciiTheme="minorHAnsi" w:hAnsiTheme="minorHAnsi"/>
          </w:rPr>
          <w:t xml:space="preserve">computational </w:t>
        </w:r>
        <w:r w:rsidRPr="001E4C93">
          <w:rPr>
            <w:rFonts w:asciiTheme="minorHAnsi" w:hAnsiTheme="minorHAnsi"/>
          </w:rPr>
          <w:t>load of the inserted pictures.  For this project we aim</w:t>
        </w:r>
        <w:r>
          <w:rPr>
            <w:rFonts w:asciiTheme="minorHAnsi" w:hAnsiTheme="minorHAnsi"/>
          </w:rPr>
          <w:t>ed</w:t>
        </w:r>
        <w:r w:rsidRPr="001E4C93">
          <w:rPr>
            <w:rFonts w:asciiTheme="minorHAnsi" w:hAnsiTheme="minorHAnsi"/>
          </w:rPr>
          <w:t xml:space="preserve"> to be able to upload 100 pictures per hour for the server.  If this is inserted in a kiosk, the kiosk may need a small computer or system to perform the processing.  </w:t>
        </w:r>
        <w:r>
          <w:rPr>
            <w:rFonts w:asciiTheme="minorHAnsi" w:hAnsiTheme="minorHAnsi"/>
          </w:rPr>
          <w:t>A</w:t>
        </w:r>
        <w:r w:rsidRPr="001E4C93">
          <w:rPr>
            <w:rFonts w:asciiTheme="minorHAnsi" w:hAnsiTheme="minorHAnsi"/>
          </w:rPr>
          <w:t>pproximately one photo processed per minute should be acceptable for our application.</w:t>
        </w:r>
      </w:ins>
    </w:p>
    <w:p w14:paraId="3D878B44" w14:textId="77777777" w:rsidR="005E6672" w:rsidRPr="001E4C93" w:rsidRDefault="005E6672" w:rsidP="005E6672">
      <w:pPr>
        <w:pStyle w:val="Heading1"/>
        <w:spacing w:line="276" w:lineRule="auto"/>
        <w:jc w:val="both"/>
        <w:rPr>
          <w:ins w:id="615" w:author="Dugan, Nichole L" w:date="2016-04-24T12:07:00Z"/>
          <w:rFonts w:asciiTheme="minorHAnsi" w:hAnsiTheme="minorHAnsi"/>
        </w:rPr>
      </w:pPr>
      <w:ins w:id="616" w:author="Dugan, Nichole L" w:date="2016-04-24T12:07:00Z">
        <w:r>
          <w:rPr>
            <w:rFonts w:asciiTheme="minorHAnsi" w:hAnsiTheme="minorHAnsi"/>
          </w:rPr>
          <w:t>Determination of S</w:t>
        </w:r>
        <w:r w:rsidRPr="001E4C93">
          <w:rPr>
            <w:rFonts w:asciiTheme="minorHAnsi" w:hAnsiTheme="minorHAnsi"/>
          </w:rPr>
          <w:t>ucc</w:t>
        </w:r>
        <w:r>
          <w:rPr>
            <w:rFonts w:asciiTheme="minorHAnsi" w:hAnsiTheme="minorHAnsi"/>
          </w:rPr>
          <w:t>ess</w:t>
        </w:r>
      </w:ins>
    </w:p>
    <w:p w14:paraId="13F69622" w14:textId="2D845CFC" w:rsidR="005E6672" w:rsidRPr="001E4C93" w:rsidRDefault="005E6672" w:rsidP="005E6672">
      <w:pPr>
        <w:pStyle w:val="TextBody"/>
        <w:numPr>
          <w:ilvl w:val="0"/>
          <w:numId w:val="1"/>
        </w:numPr>
        <w:spacing w:line="276" w:lineRule="auto"/>
        <w:ind w:left="0" w:firstLine="0"/>
        <w:jc w:val="both"/>
        <w:rPr>
          <w:ins w:id="617" w:author="Dugan, Nichole L" w:date="2016-04-24T12:07:00Z"/>
          <w:rFonts w:asciiTheme="minorHAnsi" w:hAnsiTheme="minorHAnsi"/>
        </w:rPr>
      </w:pPr>
      <w:commentRangeStart w:id="618"/>
      <w:ins w:id="619" w:author="Dugan, Nichole L" w:date="2016-04-24T12:07:00Z">
        <w:r w:rsidRPr="001E4C93">
          <w:rPr>
            <w:rFonts w:asciiTheme="minorHAnsi" w:hAnsiTheme="minorHAnsi"/>
          </w:rPr>
          <w:t xml:space="preserve">If all of the previously defined tests run successfully our application </w:t>
        </w:r>
        <w:r>
          <w:rPr>
            <w:rFonts w:asciiTheme="minorHAnsi" w:hAnsiTheme="minorHAnsi"/>
          </w:rPr>
          <w:t xml:space="preserve">was considered </w:t>
        </w:r>
        <w:r w:rsidRPr="001E4C93">
          <w:rPr>
            <w:rFonts w:asciiTheme="minorHAnsi" w:hAnsiTheme="minorHAnsi"/>
          </w:rPr>
          <w:t>a success.  The previous test cases prove that our application is successful with video</w:t>
        </w:r>
        <w:r>
          <w:rPr>
            <w:rFonts w:asciiTheme="minorHAnsi" w:hAnsiTheme="minorHAnsi"/>
          </w:rPr>
          <w:t xml:space="preserve"> and </w:t>
        </w:r>
        <w:r w:rsidRPr="001E4C93">
          <w:rPr>
            <w:rFonts w:asciiTheme="minorHAnsi" w:hAnsiTheme="minorHAnsi"/>
          </w:rPr>
          <w:t>pictures from a webcam</w:t>
        </w:r>
        <w:r>
          <w:rPr>
            <w:rFonts w:asciiTheme="minorHAnsi" w:hAnsiTheme="minorHAnsi"/>
          </w:rPr>
          <w:t xml:space="preserve"> or </w:t>
        </w:r>
        <w:r w:rsidRPr="001E4C93">
          <w:rPr>
            <w:rFonts w:asciiTheme="minorHAnsi" w:hAnsiTheme="minorHAnsi"/>
          </w:rPr>
          <w:t>mobile phone</w:t>
        </w:r>
        <w:r>
          <w:rPr>
            <w:rFonts w:asciiTheme="minorHAnsi" w:hAnsiTheme="minorHAnsi"/>
          </w:rPr>
          <w:t>,</w:t>
        </w:r>
        <w:r w:rsidRPr="001E4C93">
          <w:rPr>
            <w:rFonts w:asciiTheme="minorHAnsi" w:hAnsiTheme="minorHAnsi"/>
          </w:rPr>
          <w:t xml:space="preserve"> and that our application is able to withstand a specific amount of load.  The tests </w:t>
        </w:r>
        <w:r>
          <w:rPr>
            <w:rFonts w:asciiTheme="minorHAnsi" w:hAnsiTheme="minorHAnsi"/>
          </w:rPr>
          <w:t xml:space="preserve">demonstrate </w:t>
        </w:r>
        <w:r w:rsidRPr="001E4C93">
          <w:rPr>
            <w:rFonts w:asciiTheme="minorHAnsi" w:hAnsiTheme="minorHAnsi"/>
          </w:rPr>
          <w:t xml:space="preserve">accuracy as well as speed and automatically deduce </w:t>
        </w:r>
        <w:r>
          <w:rPr>
            <w:rFonts w:asciiTheme="minorHAnsi" w:hAnsiTheme="minorHAnsi"/>
          </w:rPr>
          <w:t xml:space="preserve">the </w:t>
        </w:r>
        <w:r w:rsidRPr="001E4C93">
          <w:rPr>
            <w:rFonts w:asciiTheme="minorHAnsi" w:hAnsiTheme="minorHAnsi"/>
          </w:rPr>
          <w:t>application</w:t>
        </w:r>
        <w:r>
          <w:rPr>
            <w:rFonts w:asciiTheme="minorHAnsi" w:hAnsiTheme="minorHAnsi"/>
          </w:rPr>
          <w:t>’s accuracy</w:t>
        </w:r>
        <w:r w:rsidRPr="001E4C93">
          <w:rPr>
            <w:rFonts w:asciiTheme="minorHAnsi" w:hAnsiTheme="minorHAnsi"/>
          </w:rPr>
          <w:t>.  Finally, complete success would include being included in the D</w:t>
        </w:r>
      </w:ins>
      <w:r w:rsidR="00A0645B">
        <w:rPr>
          <w:rFonts w:asciiTheme="minorHAnsi" w:hAnsiTheme="minorHAnsi"/>
        </w:rPr>
        <w:t>OT’</w:t>
      </w:r>
      <w:ins w:id="620" w:author="Dugan, Nichole L" w:date="2016-04-24T12:07:00Z">
        <w:r w:rsidRPr="001E4C93">
          <w:rPr>
            <w:rFonts w:asciiTheme="minorHAnsi" w:hAnsiTheme="minorHAnsi"/>
          </w:rPr>
          <w:t>s kiosk based product.  Our attempt should be able to fix many of the issues in current approaches.</w:t>
        </w:r>
      </w:ins>
    </w:p>
    <w:p w14:paraId="75EA5570" w14:textId="77777777" w:rsidR="005E6672" w:rsidRPr="001E4C93" w:rsidRDefault="005E6672" w:rsidP="005E6672">
      <w:pPr>
        <w:pStyle w:val="TextBody"/>
        <w:numPr>
          <w:ilvl w:val="0"/>
          <w:numId w:val="1"/>
        </w:numPr>
        <w:spacing w:line="276" w:lineRule="auto"/>
        <w:ind w:left="0" w:firstLine="0"/>
        <w:jc w:val="both"/>
        <w:rPr>
          <w:ins w:id="621" w:author="Dugan, Nichole L" w:date="2016-04-24T12:07:00Z"/>
          <w:rFonts w:asciiTheme="minorHAnsi" w:hAnsiTheme="minorHAnsi"/>
        </w:rPr>
      </w:pPr>
      <w:ins w:id="622" w:author="Dugan, Nichole L" w:date="2016-04-24T12:07:00Z">
        <w:r w:rsidRPr="001E4C93">
          <w:rPr>
            <w:rFonts w:asciiTheme="minorHAnsi" w:hAnsiTheme="minorHAnsi"/>
          </w:rPr>
          <w:t>Finally, if our solution's pictures meet the requirement for a driver's license in 90% of the pictures taken, our application will be a success.  This will require continuous analysis after the completion of the project to ensure quality; but it will hopefully remove many of the issues apparent in the current approach.  These pictures must be accessible to facial recognition and ensure that a user is the same as their previous photo.</w:t>
        </w:r>
        <w:commentRangeEnd w:id="618"/>
        <w:r>
          <w:rPr>
            <w:rStyle w:val="CommentReference"/>
          </w:rPr>
          <w:commentReference w:id="618"/>
        </w:r>
      </w:ins>
    </w:p>
    <w:p w14:paraId="39DCA7A5" w14:textId="77777777" w:rsidR="005E6672" w:rsidRPr="001E4C93" w:rsidRDefault="005E6672" w:rsidP="005E6672">
      <w:pPr>
        <w:pStyle w:val="Heading1"/>
        <w:spacing w:line="276" w:lineRule="auto"/>
        <w:jc w:val="both"/>
        <w:rPr>
          <w:ins w:id="623" w:author="Dugan, Nichole L" w:date="2016-04-24T12:07:00Z"/>
          <w:rFonts w:asciiTheme="minorHAnsi" w:hAnsiTheme="minorHAnsi"/>
        </w:rPr>
      </w:pPr>
      <w:ins w:id="624" w:author="Dugan, Nichole L" w:date="2016-04-24T12:07:00Z">
        <w:r>
          <w:rPr>
            <w:rFonts w:asciiTheme="minorHAnsi" w:hAnsiTheme="minorHAnsi"/>
          </w:rPr>
          <w:lastRenderedPageBreak/>
          <w:t>Test C</w:t>
        </w:r>
        <w:r w:rsidRPr="001E4C93">
          <w:rPr>
            <w:rFonts w:asciiTheme="minorHAnsi" w:hAnsiTheme="minorHAnsi"/>
          </w:rPr>
          <w:t>onditio</w:t>
        </w:r>
        <w:r>
          <w:rPr>
            <w:rFonts w:asciiTheme="minorHAnsi" w:hAnsiTheme="minorHAnsi"/>
          </w:rPr>
          <w:t>ns</w:t>
        </w:r>
      </w:ins>
    </w:p>
    <w:p w14:paraId="61182574" w14:textId="77777777" w:rsidR="005E6672" w:rsidRDefault="005E6672" w:rsidP="005E6672">
      <w:pPr>
        <w:pStyle w:val="TextBody"/>
        <w:numPr>
          <w:ilvl w:val="0"/>
          <w:numId w:val="1"/>
        </w:numPr>
        <w:spacing w:line="276" w:lineRule="auto"/>
        <w:ind w:left="0" w:firstLine="0"/>
        <w:jc w:val="both"/>
        <w:rPr>
          <w:ins w:id="625" w:author="Dugan, Nichole L" w:date="2016-04-24T12:07:00Z"/>
          <w:rFonts w:asciiTheme="minorHAnsi" w:hAnsiTheme="minorHAnsi"/>
        </w:rPr>
      </w:pPr>
      <w:commentRangeStart w:id="626"/>
      <w:ins w:id="627" w:author="Dugan, Nichole L" w:date="2016-04-24T12:07:00Z">
        <w:r w:rsidRPr="001E4C93">
          <w:rPr>
            <w:rFonts w:asciiTheme="minorHAnsi" w:hAnsiTheme="minorHAnsi"/>
          </w:rPr>
          <w:t xml:space="preserve">Our application </w:t>
        </w:r>
        <w:r>
          <w:rPr>
            <w:rFonts w:asciiTheme="minorHAnsi" w:hAnsiTheme="minorHAnsi"/>
          </w:rPr>
          <w:t xml:space="preserve">tests </w:t>
        </w:r>
        <w:r w:rsidRPr="001E4C93">
          <w:rPr>
            <w:rFonts w:asciiTheme="minorHAnsi" w:hAnsiTheme="minorHAnsi"/>
          </w:rPr>
          <w:t>consist</w:t>
        </w:r>
        <w:r>
          <w:rPr>
            <w:rFonts w:asciiTheme="minorHAnsi" w:hAnsiTheme="minorHAnsi"/>
          </w:rPr>
          <w:t>ed</w:t>
        </w:r>
        <w:r w:rsidRPr="001E4C93">
          <w:rPr>
            <w:rFonts w:asciiTheme="minorHAnsi" w:hAnsiTheme="minorHAnsi"/>
          </w:rPr>
          <w:t xml:space="preserve"> of a minimum of three videos</w:t>
        </w:r>
        <w:r>
          <w:rPr>
            <w:rFonts w:asciiTheme="minorHAnsi" w:hAnsiTheme="minorHAnsi"/>
          </w:rPr>
          <w:t xml:space="preserve"> or </w:t>
        </w:r>
        <w:r w:rsidRPr="001E4C93">
          <w:rPr>
            <w:rFonts w:asciiTheme="minorHAnsi" w:hAnsiTheme="minorHAnsi"/>
          </w:rPr>
          <w:t>photos in the regression test.  These videos</w:t>
        </w:r>
        <w:r>
          <w:rPr>
            <w:rFonts w:asciiTheme="minorHAnsi" w:hAnsiTheme="minorHAnsi"/>
          </w:rPr>
          <w:t xml:space="preserve"> or </w:t>
        </w:r>
        <w:r w:rsidRPr="001E4C93">
          <w:rPr>
            <w:rFonts w:asciiTheme="minorHAnsi" w:hAnsiTheme="minorHAnsi"/>
          </w:rPr>
          <w:t xml:space="preserve">photos will be of each team member.  The reason for this </w:t>
        </w:r>
        <w:r>
          <w:rPr>
            <w:rFonts w:asciiTheme="minorHAnsi" w:hAnsiTheme="minorHAnsi"/>
          </w:rPr>
          <w:t>wa</w:t>
        </w:r>
        <w:r w:rsidRPr="001E4C93">
          <w:rPr>
            <w:rFonts w:asciiTheme="minorHAnsi" w:hAnsiTheme="minorHAnsi"/>
          </w:rPr>
          <w:t>s to ensure the quality of our solution.  We will likely add more videos</w:t>
        </w:r>
        <w:r>
          <w:rPr>
            <w:rFonts w:asciiTheme="minorHAnsi" w:hAnsiTheme="minorHAnsi"/>
          </w:rPr>
          <w:t xml:space="preserve"> or </w:t>
        </w:r>
        <w:r w:rsidRPr="001E4C93">
          <w:rPr>
            <w:rFonts w:asciiTheme="minorHAnsi" w:hAnsiTheme="minorHAnsi"/>
          </w:rPr>
          <w:t>photos as test evidence, but at this point three photos</w:t>
        </w:r>
        <w:r>
          <w:rPr>
            <w:rFonts w:asciiTheme="minorHAnsi" w:hAnsiTheme="minorHAnsi"/>
          </w:rPr>
          <w:t xml:space="preserve"> or </w:t>
        </w:r>
        <w:r w:rsidRPr="001E4C93">
          <w:rPr>
            <w:rFonts w:asciiTheme="minorHAnsi" w:hAnsiTheme="minorHAnsi"/>
          </w:rPr>
          <w:t>videos will be required for the successful completion of our application.</w:t>
        </w:r>
        <w:commentRangeEnd w:id="626"/>
        <w:r>
          <w:rPr>
            <w:rStyle w:val="CommentReference"/>
          </w:rPr>
          <w:commentReference w:id="626"/>
        </w:r>
      </w:ins>
    </w:p>
    <w:p w14:paraId="7661BC0A" w14:textId="77777777" w:rsidR="005E6672" w:rsidRPr="001E4C93" w:rsidRDefault="005E6672" w:rsidP="005E6672">
      <w:pPr>
        <w:pStyle w:val="Heading1"/>
        <w:spacing w:line="276" w:lineRule="auto"/>
        <w:jc w:val="both"/>
        <w:rPr>
          <w:ins w:id="628" w:author="Dugan, Nichole L" w:date="2016-04-24T12:07:00Z"/>
          <w:rFonts w:asciiTheme="minorHAnsi" w:hAnsiTheme="minorHAnsi"/>
        </w:rPr>
      </w:pPr>
      <w:ins w:id="629" w:author="Dugan, Nichole L" w:date="2016-04-24T12:07:00Z">
        <w:r>
          <w:rPr>
            <w:rFonts w:asciiTheme="minorHAnsi" w:hAnsiTheme="minorHAnsi"/>
          </w:rPr>
          <w:t>Test Subjects</w:t>
        </w:r>
      </w:ins>
    </w:p>
    <w:p w14:paraId="1E77B0DD" w14:textId="77777777" w:rsidR="005E6672" w:rsidRPr="001E4C93" w:rsidRDefault="005E6672" w:rsidP="005E6672">
      <w:pPr>
        <w:pStyle w:val="TextBody"/>
        <w:numPr>
          <w:ilvl w:val="0"/>
          <w:numId w:val="1"/>
        </w:numPr>
        <w:spacing w:line="276" w:lineRule="auto"/>
        <w:ind w:left="0" w:firstLine="0"/>
        <w:jc w:val="both"/>
        <w:rPr>
          <w:ins w:id="630" w:author="Dugan, Nichole L" w:date="2016-04-24T12:07:00Z"/>
          <w:rFonts w:asciiTheme="minorHAnsi" w:hAnsiTheme="minorHAnsi"/>
        </w:rPr>
      </w:pPr>
      <w:ins w:id="631" w:author="Dugan, Nichole L" w:date="2016-04-24T12:07:00Z">
        <w:r w:rsidRPr="001E4C93">
          <w:rPr>
            <w:rFonts w:asciiTheme="minorHAnsi" w:hAnsiTheme="minorHAnsi"/>
          </w:rPr>
          <w:t>As our application consist</w:t>
        </w:r>
        <w:r>
          <w:rPr>
            <w:rFonts w:asciiTheme="minorHAnsi" w:hAnsiTheme="minorHAnsi"/>
          </w:rPr>
          <w:t>ed</w:t>
        </w:r>
        <w:r w:rsidRPr="001E4C93">
          <w:rPr>
            <w:rFonts w:asciiTheme="minorHAnsi" w:hAnsiTheme="minorHAnsi"/>
          </w:rPr>
          <w:t xml:space="preserve"> of </w:t>
        </w:r>
        <w:r>
          <w:rPr>
            <w:rFonts w:asciiTheme="minorHAnsi" w:hAnsiTheme="minorHAnsi"/>
          </w:rPr>
          <w:t xml:space="preserve">multiple videos or photos </w:t>
        </w:r>
        <w:r w:rsidRPr="001E4C93">
          <w:rPr>
            <w:rFonts w:asciiTheme="minorHAnsi" w:hAnsiTheme="minorHAnsi"/>
          </w:rPr>
          <w:t>in the regression test</w:t>
        </w:r>
        <w:r>
          <w:rPr>
            <w:rFonts w:asciiTheme="minorHAnsi" w:hAnsiTheme="minorHAnsi"/>
          </w:rPr>
          <w:t xml:space="preserve">, </w:t>
        </w:r>
        <w:r w:rsidRPr="001E4C93">
          <w:rPr>
            <w:rFonts w:asciiTheme="minorHAnsi" w:hAnsiTheme="minorHAnsi"/>
          </w:rPr>
          <w:t>we require</w:t>
        </w:r>
        <w:r>
          <w:rPr>
            <w:rFonts w:asciiTheme="minorHAnsi" w:hAnsiTheme="minorHAnsi"/>
          </w:rPr>
          <w:t>d</w:t>
        </w:r>
        <w:r w:rsidRPr="001E4C93">
          <w:rPr>
            <w:rFonts w:asciiTheme="minorHAnsi" w:hAnsiTheme="minorHAnsi"/>
          </w:rPr>
          <w:t xml:space="preserve"> a separate subject for each of these pictures</w:t>
        </w:r>
        <w:r>
          <w:rPr>
            <w:rFonts w:asciiTheme="minorHAnsi" w:hAnsiTheme="minorHAnsi"/>
          </w:rPr>
          <w:t xml:space="preserve"> or </w:t>
        </w:r>
        <w:r w:rsidRPr="001E4C93">
          <w:rPr>
            <w:rFonts w:asciiTheme="minorHAnsi" w:hAnsiTheme="minorHAnsi"/>
          </w:rPr>
          <w:t>videos.  This ensure</w:t>
        </w:r>
        <w:r>
          <w:rPr>
            <w:rFonts w:asciiTheme="minorHAnsi" w:hAnsiTheme="minorHAnsi"/>
          </w:rPr>
          <w:t>d</w:t>
        </w:r>
        <w:r w:rsidRPr="001E4C93">
          <w:rPr>
            <w:rFonts w:asciiTheme="minorHAnsi" w:hAnsiTheme="minorHAnsi"/>
          </w:rPr>
          <w:t xml:space="preserve"> our application works for more than one person and </w:t>
        </w:r>
        <w:r>
          <w:rPr>
            <w:rFonts w:asciiTheme="minorHAnsi" w:hAnsiTheme="minorHAnsi"/>
          </w:rPr>
          <w:t xml:space="preserve">was </w:t>
        </w:r>
        <w:r w:rsidRPr="001E4C93">
          <w:rPr>
            <w:rFonts w:asciiTheme="minorHAnsi" w:hAnsiTheme="minorHAnsi"/>
          </w:rPr>
          <w:t xml:space="preserve">convenient as we are a group of three people.  More people </w:t>
        </w:r>
        <w:r>
          <w:rPr>
            <w:rFonts w:asciiTheme="minorHAnsi" w:hAnsiTheme="minorHAnsi"/>
          </w:rPr>
          <w:t xml:space="preserve">could be </w:t>
        </w:r>
        <w:r w:rsidRPr="001E4C93">
          <w:rPr>
            <w:rFonts w:asciiTheme="minorHAnsi" w:hAnsiTheme="minorHAnsi"/>
          </w:rPr>
          <w:t xml:space="preserve">added and more videos </w:t>
        </w:r>
        <w:r>
          <w:rPr>
            <w:rFonts w:asciiTheme="minorHAnsi" w:hAnsiTheme="minorHAnsi"/>
          </w:rPr>
          <w:t xml:space="preserve">could </w:t>
        </w:r>
        <w:r w:rsidRPr="001E4C93">
          <w:rPr>
            <w:rFonts w:asciiTheme="minorHAnsi" w:hAnsiTheme="minorHAnsi"/>
          </w:rPr>
          <w:t xml:space="preserve">be taken </w:t>
        </w:r>
        <w:r>
          <w:rPr>
            <w:rFonts w:asciiTheme="minorHAnsi" w:hAnsiTheme="minorHAnsi"/>
          </w:rPr>
          <w:t xml:space="preserve">to enhance </w:t>
        </w:r>
        <w:r w:rsidRPr="001E4C93">
          <w:rPr>
            <w:rFonts w:asciiTheme="minorHAnsi" w:hAnsiTheme="minorHAnsi"/>
          </w:rPr>
          <w:t>the necessary regression test.</w:t>
        </w:r>
      </w:ins>
    </w:p>
    <w:p w14:paraId="70C8D10B" w14:textId="77777777" w:rsidR="005E6672" w:rsidRPr="001E4C93" w:rsidRDefault="005E6672" w:rsidP="005E6672">
      <w:pPr>
        <w:pStyle w:val="Heading1"/>
        <w:spacing w:line="276" w:lineRule="auto"/>
        <w:jc w:val="both"/>
        <w:rPr>
          <w:ins w:id="632" w:author="Dugan, Nichole L" w:date="2016-04-24T12:07:00Z"/>
          <w:rFonts w:asciiTheme="minorHAnsi" w:hAnsiTheme="minorHAnsi"/>
        </w:rPr>
      </w:pPr>
      <w:ins w:id="633" w:author="Dugan, Nichole L" w:date="2016-04-24T12:07:00Z">
        <w:r>
          <w:rPr>
            <w:rFonts w:asciiTheme="minorHAnsi" w:hAnsiTheme="minorHAnsi"/>
          </w:rPr>
          <w:t>Evaluation of R</w:t>
        </w:r>
        <w:r w:rsidRPr="001E4C93">
          <w:rPr>
            <w:rFonts w:asciiTheme="minorHAnsi" w:hAnsiTheme="minorHAnsi"/>
          </w:rPr>
          <w:t>esults</w:t>
        </w:r>
      </w:ins>
    </w:p>
    <w:p w14:paraId="63088D21" w14:textId="7504CC4F" w:rsidR="005E6672" w:rsidRPr="001E4C93" w:rsidRDefault="005E6672" w:rsidP="005E6672">
      <w:pPr>
        <w:pStyle w:val="TextBody"/>
        <w:numPr>
          <w:ilvl w:val="0"/>
          <w:numId w:val="1"/>
        </w:numPr>
        <w:spacing w:line="276" w:lineRule="auto"/>
        <w:ind w:left="0" w:firstLine="0"/>
        <w:jc w:val="both"/>
        <w:rPr>
          <w:ins w:id="634" w:author="Dugan, Nichole L" w:date="2016-04-24T12:07:00Z"/>
          <w:rFonts w:asciiTheme="minorHAnsi" w:hAnsiTheme="minorHAnsi"/>
        </w:rPr>
      </w:pPr>
      <w:commentRangeStart w:id="635"/>
      <w:ins w:id="636" w:author="Dugan, Nichole L" w:date="2016-04-24T12:07:00Z">
        <w:r w:rsidRPr="001E4C93">
          <w:rPr>
            <w:rFonts w:asciiTheme="minorHAnsi" w:hAnsiTheme="minorHAnsi"/>
          </w:rPr>
          <w:t xml:space="preserve">Our results </w:t>
        </w:r>
        <w:r>
          <w:rPr>
            <w:rFonts w:asciiTheme="minorHAnsi" w:hAnsiTheme="minorHAnsi"/>
          </w:rPr>
          <w:t>were</w:t>
        </w:r>
        <w:r w:rsidRPr="001E4C93">
          <w:rPr>
            <w:rFonts w:asciiTheme="minorHAnsi" w:hAnsiTheme="minorHAnsi"/>
          </w:rPr>
          <w:t xml:space="preserve"> evaluated by comparing what we have create</w:t>
        </w:r>
        <w:r>
          <w:rPr>
            <w:rFonts w:asciiTheme="minorHAnsi" w:hAnsiTheme="minorHAnsi"/>
          </w:rPr>
          <w:t>d with a standard driver’s license photo</w:t>
        </w:r>
        <w:r w:rsidRPr="001E4C93">
          <w:rPr>
            <w:rFonts w:asciiTheme="minorHAnsi" w:hAnsiTheme="minorHAnsi"/>
          </w:rPr>
          <w:t xml:space="preserve">.  If our application </w:t>
        </w:r>
        <w:r>
          <w:rPr>
            <w:rFonts w:asciiTheme="minorHAnsi" w:hAnsiTheme="minorHAnsi"/>
          </w:rPr>
          <w:t xml:space="preserve">fell </w:t>
        </w:r>
        <w:r w:rsidRPr="001E4C93">
          <w:rPr>
            <w:rFonts w:asciiTheme="minorHAnsi" w:hAnsiTheme="minorHAnsi"/>
          </w:rPr>
          <w:t>short of crea</w:t>
        </w:r>
        <w:r>
          <w:rPr>
            <w:rFonts w:asciiTheme="minorHAnsi" w:hAnsiTheme="minorHAnsi"/>
          </w:rPr>
          <w:t>ting acceptable</w:t>
        </w:r>
        <w:r w:rsidRPr="001E4C93">
          <w:rPr>
            <w:rFonts w:asciiTheme="minorHAnsi" w:hAnsiTheme="minorHAnsi"/>
          </w:rPr>
          <w:t xml:space="preserve"> photos</w:t>
        </w:r>
        <w:r>
          <w:rPr>
            <w:rFonts w:asciiTheme="minorHAnsi" w:hAnsiTheme="minorHAnsi"/>
          </w:rPr>
          <w:t xml:space="preserve"> with a blue backdrop</w:t>
        </w:r>
        <w:r w:rsidRPr="001E4C93">
          <w:rPr>
            <w:rFonts w:asciiTheme="minorHAnsi" w:hAnsiTheme="minorHAnsi"/>
          </w:rPr>
          <w:t>, the problem need</w:t>
        </w:r>
        <w:r>
          <w:rPr>
            <w:rFonts w:asciiTheme="minorHAnsi" w:hAnsiTheme="minorHAnsi"/>
          </w:rPr>
          <w:t>ed</w:t>
        </w:r>
        <w:r w:rsidRPr="001E4C93">
          <w:rPr>
            <w:rFonts w:asciiTheme="minorHAnsi" w:hAnsiTheme="minorHAnsi"/>
          </w:rPr>
          <w:t xml:space="preserve"> to be investigated.  </w:t>
        </w:r>
        <w:r>
          <w:rPr>
            <w:rFonts w:asciiTheme="minorHAnsi" w:hAnsiTheme="minorHAnsi"/>
          </w:rPr>
          <w:t>Our</w:t>
        </w:r>
        <w:r w:rsidRPr="001E4C93">
          <w:rPr>
            <w:rFonts w:asciiTheme="minorHAnsi" w:hAnsiTheme="minorHAnsi"/>
          </w:rPr>
          <w:t xml:space="preserve"> results will be evaluated based on how </w:t>
        </w:r>
        <w:r>
          <w:rPr>
            <w:rFonts w:asciiTheme="minorHAnsi" w:hAnsiTheme="minorHAnsi"/>
          </w:rPr>
          <w:t>accurately we can create</w:t>
        </w:r>
        <w:r w:rsidRPr="001E4C93">
          <w:rPr>
            <w:rFonts w:asciiTheme="minorHAnsi" w:hAnsiTheme="minorHAnsi"/>
          </w:rPr>
          <w:t xml:space="preserve"> a driver's license photo with a background.  This background will be of varying colors.  Some backgrounds will be unacceptable due to them being close in color to hair or skin.  If the display does not change, it may be impossible to recognize a face correctly.</w:t>
        </w:r>
      </w:ins>
    </w:p>
    <w:p w14:paraId="5A1B07D3" w14:textId="77777777" w:rsidR="005E6672" w:rsidRPr="001E4C93" w:rsidRDefault="005E6672" w:rsidP="005E6672">
      <w:pPr>
        <w:pStyle w:val="TextBody"/>
        <w:numPr>
          <w:ilvl w:val="0"/>
          <w:numId w:val="1"/>
        </w:numPr>
        <w:spacing w:line="276" w:lineRule="auto"/>
        <w:ind w:left="0" w:firstLine="0"/>
        <w:jc w:val="both"/>
        <w:rPr>
          <w:ins w:id="637" w:author="Dugan, Nichole L" w:date="2016-04-24T12:07:00Z"/>
          <w:rFonts w:asciiTheme="minorHAnsi" w:hAnsiTheme="minorHAnsi"/>
        </w:rPr>
      </w:pPr>
      <w:ins w:id="638" w:author="Dugan, Nichole L" w:date="2016-04-24T12:07:00Z">
        <w:r>
          <w:rPr>
            <w:rFonts w:asciiTheme="minorHAnsi" w:hAnsiTheme="minorHAnsi"/>
          </w:rPr>
          <w:t>T</w:t>
        </w:r>
        <w:r w:rsidRPr="001E4C93">
          <w:rPr>
            <w:rFonts w:asciiTheme="minorHAnsi" w:hAnsiTheme="minorHAnsi"/>
          </w:rPr>
          <w:t>he initial results of our application will be compared manually</w:t>
        </w:r>
        <w:r>
          <w:rPr>
            <w:rFonts w:asciiTheme="minorHAnsi" w:hAnsiTheme="minorHAnsi"/>
          </w:rPr>
          <w:t xml:space="preserve"> as a final evaluation metric</w:t>
        </w:r>
        <w:r w:rsidRPr="001E4C93">
          <w:rPr>
            <w:rFonts w:asciiTheme="minorHAnsi" w:hAnsiTheme="minorHAnsi"/>
          </w:rPr>
          <w:t>.  However, in the future we will automatically compare previous successful results with the most recent result.  This will allow us to potentially speed up development and create an acceptable solution to this problem.</w:t>
        </w:r>
        <w:commentRangeEnd w:id="635"/>
        <w:r>
          <w:rPr>
            <w:rStyle w:val="CommentReference"/>
          </w:rPr>
          <w:commentReference w:id="635"/>
        </w:r>
      </w:ins>
    </w:p>
    <w:p w14:paraId="5A080583" w14:textId="77777777" w:rsidR="005E6672" w:rsidRPr="001E4C93" w:rsidRDefault="005E6672" w:rsidP="005E6672">
      <w:pPr>
        <w:pStyle w:val="Heading1"/>
        <w:spacing w:line="276" w:lineRule="auto"/>
        <w:jc w:val="both"/>
        <w:rPr>
          <w:ins w:id="639" w:author="Dugan, Nichole L" w:date="2016-04-24T12:07:00Z"/>
          <w:rFonts w:asciiTheme="minorHAnsi" w:hAnsiTheme="minorHAnsi"/>
        </w:rPr>
      </w:pPr>
      <w:ins w:id="640" w:author="Dugan, Nichole L" w:date="2016-04-24T12:07:00Z">
        <w:r>
          <w:rPr>
            <w:rFonts w:asciiTheme="minorHAnsi" w:hAnsiTheme="minorHAnsi"/>
          </w:rPr>
          <w:t>I</w:t>
        </w:r>
        <w:r w:rsidRPr="001E4C93">
          <w:rPr>
            <w:rFonts w:asciiTheme="minorHAnsi" w:hAnsiTheme="minorHAnsi"/>
          </w:rPr>
          <w:t>mprov</w:t>
        </w:r>
        <w:r>
          <w:rPr>
            <w:rFonts w:asciiTheme="minorHAnsi" w:hAnsiTheme="minorHAnsi"/>
          </w:rPr>
          <w:t>ing the Application</w:t>
        </w:r>
      </w:ins>
    </w:p>
    <w:p w14:paraId="00C866F5" w14:textId="77777777" w:rsidR="005E6672" w:rsidRPr="001E4C93" w:rsidRDefault="005E6672" w:rsidP="005E6672">
      <w:pPr>
        <w:pStyle w:val="TextBody"/>
        <w:numPr>
          <w:ilvl w:val="0"/>
          <w:numId w:val="1"/>
        </w:numPr>
        <w:spacing w:line="276" w:lineRule="auto"/>
        <w:ind w:left="0" w:firstLine="0"/>
        <w:jc w:val="both"/>
        <w:rPr>
          <w:ins w:id="641" w:author="Dugan, Nichole L" w:date="2016-04-24T12:07:00Z"/>
          <w:rFonts w:asciiTheme="minorHAnsi" w:hAnsiTheme="minorHAnsi"/>
        </w:rPr>
      </w:pPr>
      <w:commentRangeStart w:id="642"/>
      <w:ins w:id="643" w:author="Dugan, Nichole L" w:date="2016-04-24T12:07:00Z">
        <w:r>
          <w:rPr>
            <w:rFonts w:asciiTheme="minorHAnsi" w:hAnsiTheme="minorHAnsi"/>
          </w:rPr>
          <w:t>After our initial goals are met, we will try to improve our application.</w:t>
        </w:r>
        <w:r w:rsidRPr="001E4C93">
          <w:rPr>
            <w:rFonts w:asciiTheme="minorHAnsi" w:hAnsiTheme="minorHAnsi"/>
          </w:rPr>
          <w:t xml:space="preserve">  </w:t>
        </w:r>
        <w:r>
          <w:rPr>
            <w:rFonts w:asciiTheme="minorHAnsi" w:hAnsiTheme="minorHAnsi"/>
          </w:rPr>
          <w:t>We</w:t>
        </w:r>
        <w:r w:rsidRPr="001E4C93">
          <w:rPr>
            <w:rFonts w:asciiTheme="minorHAnsi" w:hAnsiTheme="minorHAnsi"/>
          </w:rPr>
          <w:t xml:space="preserve"> will ensure that our results are comparable with the previous results or manually input them as the new base image.  This will allow for fast development and it will ensure the quality of our application.  After our application is successful with a large majority of faces, the application will no longer need to be “improved” </w:t>
        </w:r>
        <w:r>
          <w:rPr>
            <w:rFonts w:asciiTheme="minorHAnsi" w:hAnsiTheme="minorHAnsi"/>
          </w:rPr>
          <w:t>and will be ready for production implementation</w:t>
        </w:r>
        <w:r w:rsidRPr="001E4C93">
          <w:rPr>
            <w:rFonts w:asciiTheme="minorHAnsi" w:hAnsiTheme="minorHAnsi"/>
          </w:rPr>
          <w:t xml:space="preserve">.  </w:t>
        </w:r>
      </w:ins>
    </w:p>
    <w:p w14:paraId="3D16119D" w14:textId="77777777" w:rsidR="005E6672" w:rsidRDefault="005E6672" w:rsidP="005E6672">
      <w:pPr>
        <w:pStyle w:val="TextBody"/>
        <w:numPr>
          <w:ilvl w:val="0"/>
          <w:numId w:val="1"/>
        </w:numPr>
        <w:spacing w:line="276" w:lineRule="auto"/>
        <w:ind w:left="0" w:firstLine="0"/>
        <w:jc w:val="both"/>
        <w:rPr>
          <w:ins w:id="644" w:author="Dugan, Nichole L" w:date="2016-04-24T12:07:00Z"/>
          <w:rFonts w:asciiTheme="minorHAnsi" w:hAnsiTheme="minorHAnsi"/>
        </w:rPr>
        <w:pPrChange w:id="645" w:author="Dugan, Nichole L" w:date="2016-04-24T12:07:00Z">
          <w:pPr>
            <w:pStyle w:val="Heading1"/>
          </w:pPr>
        </w:pPrChange>
      </w:pPr>
      <w:ins w:id="646" w:author="Dugan, Nichole L" w:date="2016-04-24T12:07:00Z">
        <w:r>
          <w:rPr>
            <w:rFonts w:asciiTheme="minorHAnsi" w:hAnsiTheme="minorHAnsi"/>
          </w:rPr>
          <w:t>If we are able to meet the first phases of our project early, we will look into additional features.</w:t>
        </w:r>
        <w:r w:rsidRPr="001E4C93">
          <w:rPr>
            <w:rFonts w:asciiTheme="minorHAnsi" w:hAnsiTheme="minorHAnsi"/>
          </w:rPr>
          <w:t xml:space="preserve">  Specifically</w:t>
        </w:r>
        <w:r>
          <w:rPr>
            <w:rFonts w:asciiTheme="minorHAnsi" w:hAnsiTheme="minorHAnsi"/>
          </w:rPr>
          <w:t xml:space="preserve">, we would like to include having the application running on multiple </w:t>
        </w:r>
        <w:r w:rsidRPr="001E4C93">
          <w:rPr>
            <w:rFonts w:asciiTheme="minorHAnsi" w:hAnsiTheme="minorHAnsi"/>
          </w:rPr>
          <w:t>Android device</w:t>
        </w:r>
        <w:r>
          <w:rPr>
            <w:rFonts w:asciiTheme="minorHAnsi" w:hAnsiTheme="minorHAnsi"/>
          </w:rPr>
          <w:t>s and OSes</w:t>
        </w:r>
        <w:r w:rsidRPr="001E4C93">
          <w:rPr>
            <w:rFonts w:asciiTheme="minorHAnsi" w:hAnsiTheme="minorHAnsi"/>
          </w:rPr>
          <w:t xml:space="preserve">.  Also, as we want to improve the perception a user has over their picture; we will potentially allow them to do some image editing on the final picture.  This editing naturally must be compliant with the aforementioned requirements. </w:t>
        </w:r>
      </w:ins>
    </w:p>
    <w:p w14:paraId="508373C8" w14:textId="12AE99CA" w:rsidR="005E6672" w:rsidRPr="005E6672" w:rsidRDefault="005E6672" w:rsidP="005E6672">
      <w:pPr>
        <w:pStyle w:val="TextBody"/>
        <w:numPr>
          <w:ilvl w:val="0"/>
          <w:numId w:val="1"/>
        </w:numPr>
        <w:spacing w:line="276" w:lineRule="auto"/>
        <w:ind w:left="0" w:firstLine="0"/>
        <w:jc w:val="both"/>
        <w:rPr>
          <w:ins w:id="647" w:author="Dugan, Nichole L" w:date="2016-04-24T12:07:00Z"/>
          <w:rFonts w:asciiTheme="minorHAnsi" w:hAnsiTheme="minorHAnsi"/>
          <w:rPrChange w:id="648" w:author="Dugan, Nichole L" w:date="2016-04-24T12:07:00Z">
            <w:rPr>
              <w:ins w:id="649" w:author="Dugan, Nichole L" w:date="2016-04-24T12:07:00Z"/>
            </w:rPr>
          </w:rPrChange>
        </w:rPr>
        <w:pPrChange w:id="650" w:author="Dugan, Nichole L" w:date="2016-04-24T12:07:00Z">
          <w:pPr>
            <w:pStyle w:val="Heading1"/>
          </w:pPr>
        </w:pPrChange>
      </w:pPr>
      <w:ins w:id="651" w:author="Dugan, Nichole L" w:date="2016-04-24T12:07:00Z">
        <w:r w:rsidRPr="005E6672">
          <w:rPr>
            <w:rFonts w:asciiTheme="minorHAnsi" w:hAnsiTheme="minorHAnsi"/>
            <w:rPrChange w:id="652" w:author="Dugan, Nichole L" w:date="2016-04-24T12:07:00Z">
              <w:rPr/>
            </w:rPrChange>
          </w:rPr>
          <w:t xml:space="preserve">We will also maintain compliance to the ICAO standards.  This will ensure that our product is usable and </w:t>
        </w:r>
        <w:r w:rsidRPr="005E6672">
          <w:rPr>
            <w:rFonts w:asciiTheme="minorHAnsi" w:hAnsiTheme="minorHAnsi"/>
            <w:rPrChange w:id="653" w:author="Dugan, Nichole L" w:date="2016-04-24T12:07:00Z">
              <w:rPr/>
            </w:rPrChange>
          </w:rPr>
          <w:lastRenderedPageBreak/>
          <w:t>acceptable to the state of Iowa.  If performance becomes an issue, we will measure various aspects of our application and make modifications to provide a quality project.  This will provide for a solution that meets federal requirements and will ensure that our project is a success.  These standards include the size of a picture needed for a driver's license and the background image that needs to be included.  We hope to print at least one imaginary driver's license to prove the concept we have created.  We plan to display video of us taking the picture, inputting it into a driver's license format, and displaying the resulting image.</w:t>
        </w:r>
        <w:commentRangeEnd w:id="642"/>
        <w:r>
          <w:rPr>
            <w:rStyle w:val="CommentReference"/>
          </w:rPr>
          <w:commentReference w:id="642"/>
        </w:r>
      </w:ins>
    </w:p>
    <w:p w14:paraId="6F6ACB29" w14:textId="3830B780" w:rsidR="00E20735" w:rsidRDefault="00E25CC0" w:rsidP="00E25CC0">
      <w:pPr>
        <w:pStyle w:val="Heading1"/>
      </w:pPr>
      <w:r>
        <w:t>End Result</w:t>
      </w:r>
    </w:p>
    <w:p w14:paraId="381C7E94" w14:textId="5739F0B2" w:rsidR="00E25CC0" w:rsidRPr="00076B59" w:rsidRDefault="00BA7239" w:rsidP="00E25CC0">
      <w:pPr>
        <w:pStyle w:val="NoSpacing"/>
        <w:spacing w:line="276" w:lineRule="auto"/>
        <w:jc w:val="both"/>
        <w:rPr>
          <w:color w:val="auto"/>
          <w:sz w:val="24"/>
          <w:szCs w:val="24"/>
        </w:rPr>
      </w:pPr>
      <w:r>
        <w:rPr>
          <w:color w:val="auto"/>
          <w:sz w:val="24"/>
          <w:szCs w:val="24"/>
        </w:rPr>
        <w:t>Since</w:t>
      </w:r>
      <w:r w:rsidR="00E25CC0" w:rsidRPr="00076B59">
        <w:rPr>
          <w:color w:val="auto"/>
          <w:sz w:val="24"/>
          <w:szCs w:val="24"/>
        </w:rPr>
        <w:t xml:space="preserve"> the end result of our application was </w:t>
      </w:r>
      <w:r>
        <w:rPr>
          <w:color w:val="auto"/>
          <w:sz w:val="24"/>
          <w:szCs w:val="24"/>
        </w:rPr>
        <w:t>to allow a licensed driver or identification card holder t</w:t>
      </w:r>
      <w:r w:rsidR="00E25CC0" w:rsidRPr="00076B59">
        <w:rPr>
          <w:color w:val="auto"/>
          <w:sz w:val="24"/>
          <w:szCs w:val="24"/>
        </w:rPr>
        <w:t xml:space="preserve">o </w:t>
      </w:r>
      <w:r>
        <w:rPr>
          <w:color w:val="auto"/>
          <w:sz w:val="24"/>
          <w:szCs w:val="24"/>
        </w:rPr>
        <w:t xml:space="preserve">have the ability </w:t>
      </w:r>
      <w:r w:rsidR="00E25CC0" w:rsidRPr="00076B59">
        <w:rPr>
          <w:color w:val="auto"/>
          <w:sz w:val="24"/>
          <w:szCs w:val="24"/>
        </w:rPr>
        <w:t xml:space="preserve">to use </w:t>
      </w:r>
      <w:r>
        <w:rPr>
          <w:color w:val="auto"/>
          <w:sz w:val="24"/>
          <w:szCs w:val="24"/>
        </w:rPr>
        <w:t xml:space="preserve">any photo they wished for his or her </w:t>
      </w:r>
      <w:r w:rsidR="00E25CC0" w:rsidRPr="00076B59">
        <w:rPr>
          <w:color w:val="auto"/>
          <w:sz w:val="24"/>
          <w:szCs w:val="24"/>
        </w:rPr>
        <w:t xml:space="preserve">photo, the team decided to mock up a driver’s license using the results from </w:t>
      </w:r>
      <w:r w:rsidR="008E67FE" w:rsidRPr="00076B59">
        <w:rPr>
          <w:color w:val="auto"/>
          <w:sz w:val="24"/>
          <w:szCs w:val="24"/>
        </w:rPr>
        <w:fldChar w:fldCharType="begin"/>
      </w:r>
      <w:r w:rsidR="008E67FE" w:rsidRPr="00076B59">
        <w:rPr>
          <w:color w:val="auto"/>
          <w:sz w:val="24"/>
          <w:szCs w:val="24"/>
        </w:rPr>
        <w:instrText xml:space="preserve"> REF _Ref448769105 \h  \* MERGEFORMAT </w:instrText>
      </w:r>
      <w:r w:rsidR="008E67FE" w:rsidRPr="00076B59">
        <w:rPr>
          <w:color w:val="auto"/>
          <w:sz w:val="24"/>
          <w:szCs w:val="24"/>
        </w:rPr>
      </w:r>
      <w:r w:rsidR="008E67FE" w:rsidRPr="00076B59">
        <w:rPr>
          <w:color w:val="auto"/>
          <w:sz w:val="24"/>
          <w:szCs w:val="24"/>
        </w:rPr>
        <w:fldChar w:fldCharType="separate"/>
      </w:r>
      <w:r w:rsidRPr="00BA7239">
        <w:rPr>
          <w:color w:val="auto"/>
          <w:sz w:val="24"/>
          <w:szCs w:val="24"/>
        </w:rPr>
        <w:t>Figure 15</w:t>
      </w:r>
      <w:r w:rsidR="008E67FE" w:rsidRPr="00076B59">
        <w:rPr>
          <w:color w:val="auto"/>
          <w:sz w:val="24"/>
          <w:szCs w:val="24"/>
        </w:rPr>
        <w:fldChar w:fldCharType="end"/>
      </w:r>
      <w:r w:rsidR="00E25CC0" w:rsidRPr="00076B59">
        <w:rPr>
          <w:color w:val="auto"/>
          <w:sz w:val="24"/>
          <w:szCs w:val="24"/>
        </w:rPr>
        <w:t xml:space="preserve"> as an example for the end product. </w:t>
      </w:r>
      <w:r>
        <w:rPr>
          <w:color w:val="auto"/>
          <w:sz w:val="24"/>
          <w:szCs w:val="24"/>
        </w:rPr>
        <w:t>The</w:t>
      </w:r>
      <w:r w:rsidR="00E25CC0" w:rsidRPr="00076B59">
        <w:rPr>
          <w:color w:val="auto"/>
          <w:sz w:val="24"/>
          <w:szCs w:val="24"/>
        </w:rPr>
        <w:t xml:space="preserve"> resulting driver’s license image is shown in </w:t>
      </w:r>
      <w:r w:rsidR="008E67FE" w:rsidRPr="00076B59">
        <w:rPr>
          <w:color w:val="auto"/>
          <w:sz w:val="24"/>
          <w:szCs w:val="24"/>
        </w:rPr>
        <w:fldChar w:fldCharType="begin"/>
      </w:r>
      <w:r w:rsidR="008E67FE" w:rsidRPr="00076B59">
        <w:rPr>
          <w:color w:val="auto"/>
          <w:sz w:val="24"/>
          <w:szCs w:val="24"/>
        </w:rPr>
        <w:instrText xml:space="preserve"> REF _Ref448769176 \h  \* MERGEFORMAT </w:instrText>
      </w:r>
      <w:r w:rsidR="008E67FE" w:rsidRPr="00076B59">
        <w:rPr>
          <w:color w:val="auto"/>
          <w:sz w:val="24"/>
          <w:szCs w:val="24"/>
        </w:rPr>
      </w:r>
      <w:r w:rsidR="008E67FE" w:rsidRPr="00076B59">
        <w:rPr>
          <w:color w:val="auto"/>
          <w:sz w:val="24"/>
          <w:szCs w:val="24"/>
        </w:rPr>
        <w:fldChar w:fldCharType="separate"/>
      </w:r>
      <w:r w:rsidRPr="00BA7239">
        <w:rPr>
          <w:color w:val="auto"/>
          <w:sz w:val="24"/>
          <w:szCs w:val="24"/>
        </w:rPr>
        <w:t>Figure 18</w:t>
      </w:r>
      <w:r w:rsidR="008E67FE" w:rsidRPr="00076B59">
        <w:rPr>
          <w:color w:val="auto"/>
          <w:sz w:val="24"/>
          <w:szCs w:val="24"/>
        </w:rPr>
        <w:fldChar w:fldCharType="end"/>
      </w:r>
      <w:r w:rsidR="00E25CC0" w:rsidRPr="00076B59">
        <w:rPr>
          <w:color w:val="auto"/>
          <w:sz w:val="24"/>
          <w:szCs w:val="24"/>
        </w:rPr>
        <w:t>.</w:t>
      </w:r>
    </w:p>
    <w:p w14:paraId="6649D565" w14:textId="77777777" w:rsidR="00E25CC0" w:rsidRPr="00076B59" w:rsidRDefault="00E25CC0" w:rsidP="00E25CC0">
      <w:pPr>
        <w:pStyle w:val="NoSpacing"/>
        <w:spacing w:line="276" w:lineRule="auto"/>
        <w:jc w:val="both"/>
        <w:rPr>
          <w:color w:val="auto"/>
          <w:sz w:val="24"/>
          <w:szCs w:val="24"/>
        </w:rPr>
      </w:pPr>
    </w:p>
    <w:p w14:paraId="7694A135" w14:textId="77777777" w:rsidR="00E25CC0" w:rsidRDefault="00E25CC0" w:rsidP="00E25CC0">
      <w:pPr>
        <w:pStyle w:val="NoSpacing"/>
        <w:keepNext/>
        <w:spacing w:line="276" w:lineRule="auto"/>
        <w:jc w:val="center"/>
      </w:pPr>
      <w:r>
        <w:rPr>
          <w:noProof/>
          <w:sz w:val="24"/>
          <w:szCs w:val="24"/>
        </w:rPr>
        <w:drawing>
          <wp:inline distT="0" distB="0" distL="0" distR="0" wp14:anchorId="1B8ED262" wp14:editId="6F2D0247">
            <wp:extent cx="3090672" cy="193852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Lmod.jpg"/>
                    <pic:cNvPicPr/>
                  </pic:nvPicPr>
                  <pic:blipFill>
                    <a:blip r:embed="rId30">
                      <a:extLst>
                        <a:ext uri="{28A0092B-C50C-407E-A947-70E740481C1C}">
                          <a14:useLocalDpi xmlns:a14="http://schemas.microsoft.com/office/drawing/2010/main" val="0"/>
                        </a:ext>
                      </a:extLst>
                    </a:blip>
                    <a:stretch>
                      <a:fillRect/>
                    </a:stretch>
                  </pic:blipFill>
                  <pic:spPr>
                    <a:xfrm>
                      <a:off x="0" y="0"/>
                      <a:ext cx="3090672" cy="1938528"/>
                    </a:xfrm>
                    <a:prstGeom prst="rect">
                      <a:avLst/>
                    </a:prstGeom>
                  </pic:spPr>
                </pic:pic>
              </a:graphicData>
            </a:graphic>
          </wp:inline>
        </w:drawing>
      </w:r>
    </w:p>
    <w:p w14:paraId="5E7BDC0F" w14:textId="48A090CA" w:rsidR="00E25CC0" w:rsidRDefault="00E25CC0" w:rsidP="00E25CC0">
      <w:pPr>
        <w:pStyle w:val="Caption"/>
        <w:jc w:val="center"/>
      </w:pPr>
      <w:bookmarkStart w:id="654" w:name="_Ref448769176"/>
      <w:r>
        <w:t xml:space="preserve">Figure </w:t>
      </w:r>
      <w:r w:rsidR="00701417">
        <w:fldChar w:fldCharType="begin"/>
      </w:r>
      <w:r w:rsidR="00701417">
        <w:instrText xml:space="preserve"> SEQ Figure \* ARABIC </w:instrText>
      </w:r>
      <w:r w:rsidR="00701417">
        <w:fldChar w:fldCharType="separate"/>
      </w:r>
      <w:r w:rsidR="00076B59">
        <w:rPr>
          <w:noProof/>
        </w:rPr>
        <w:t>18</w:t>
      </w:r>
      <w:r w:rsidR="00701417">
        <w:rPr>
          <w:noProof/>
        </w:rPr>
        <w:fldChar w:fldCharType="end"/>
      </w:r>
      <w:bookmarkEnd w:id="654"/>
    </w:p>
    <w:p w14:paraId="3521889F" w14:textId="5AC8F020" w:rsidR="00E25CC0" w:rsidRPr="00BC41DB" w:rsidRDefault="00E25CC0" w:rsidP="00E25CC0">
      <w:pPr>
        <w:pStyle w:val="NoSpacing"/>
        <w:spacing w:line="276" w:lineRule="auto"/>
        <w:jc w:val="both"/>
        <w:rPr>
          <w:color w:val="auto"/>
          <w:sz w:val="24"/>
          <w:szCs w:val="24"/>
        </w:rPr>
      </w:pPr>
      <w:r w:rsidRPr="00BC41DB">
        <w:rPr>
          <w:color w:val="auto"/>
          <w:sz w:val="24"/>
          <w:szCs w:val="24"/>
        </w:rPr>
        <w:t xml:space="preserve">As </w:t>
      </w:r>
      <w:r w:rsidR="00BA7239">
        <w:rPr>
          <w:color w:val="auto"/>
          <w:sz w:val="24"/>
          <w:szCs w:val="24"/>
        </w:rPr>
        <w:t>it can be</w:t>
      </w:r>
      <w:r w:rsidRPr="00BC41DB">
        <w:rPr>
          <w:color w:val="auto"/>
          <w:sz w:val="24"/>
          <w:szCs w:val="24"/>
        </w:rPr>
        <w:t xml:space="preserve"> see</w:t>
      </w:r>
      <w:r w:rsidR="00BA7239">
        <w:rPr>
          <w:color w:val="auto"/>
          <w:sz w:val="24"/>
          <w:szCs w:val="24"/>
        </w:rPr>
        <w:t>n</w:t>
      </w:r>
      <w:r w:rsidRPr="00BC41DB">
        <w:rPr>
          <w:color w:val="auto"/>
          <w:sz w:val="24"/>
          <w:szCs w:val="24"/>
        </w:rPr>
        <w:t xml:space="preserve"> </w:t>
      </w:r>
      <w:r w:rsidR="00BA7239">
        <w:rPr>
          <w:color w:val="auto"/>
          <w:sz w:val="24"/>
          <w:szCs w:val="24"/>
        </w:rPr>
        <w:t xml:space="preserve">in the </w:t>
      </w:r>
      <w:r w:rsidRPr="00BC41DB">
        <w:rPr>
          <w:color w:val="auto"/>
          <w:sz w:val="24"/>
          <w:szCs w:val="24"/>
        </w:rPr>
        <w:t xml:space="preserve">image, the photo would easily pass for a user’s driver’s license photo </w:t>
      </w:r>
      <w:r w:rsidR="00BA7239">
        <w:rPr>
          <w:color w:val="auto"/>
          <w:sz w:val="24"/>
          <w:szCs w:val="24"/>
        </w:rPr>
        <w:t>while allowing</w:t>
      </w:r>
      <w:r w:rsidRPr="00BC41DB">
        <w:rPr>
          <w:color w:val="auto"/>
          <w:sz w:val="24"/>
          <w:szCs w:val="24"/>
        </w:rPr>
        <w:t xml:space="preserve"> the user </w:t>
      </w:r>
      <w:r w:rsidR="00BA7239">
        <w:rPr>
          <w:color w:val="auto"/>
          <w:sz w:val="24"/>
          <w:szCs w:val="24"/>
        </w:rPr>
        <w:t xml:space="preserve">to supply or </w:t>
      </w:r>
      <w:r w:rsidRPr="00BC41DB">
        <w:rPr>
          <w:color w:val="auto"/>
          <w:sz w:val="24"/>
          <w:szCs w:val="24"/>
        </w:rPr>
        <w:t xml:space="preserve">take </w:t>
      </w:r>
      <w:r w:rsidR="00BA7239">
        <w:rPr>
          <w:color w:val="auto"/>
          <w:sz w:val="24"/>
          <w:szCs w:val="24"/>
        </w:rPr>
        <w:t xml:space="preserve">a </w:t>
      </w:r>
      <w:r w:rsidRPr="00BC41DB">
        <w:rPr>
          <w:color w:val="auto"/>
          <w:sz w:val="24"/>
          <w:szCs w:val="24"/>
        </w:rPr>
        <w:t>more flattering picture.</w:t>
      </w:r>
    </w:p>
    <w:p w14:paraId="4FF27268" w14:textId="77777777" w:rsidR="00446C10" w:rsidRDefault="00446C10" w:rsidP="00446C10">
      <w:pPr>
        <w:pStyle w:val="Heading1"/>
      </w:pPr>
      <w:r>
        <w:t>Conclusion</w:t>
      </w:r>
    </w:p>
    <w:p w14:paraId="67E0C880" w14:textId="16DB2EE5" w:rsidR="007E52FB" w:rsidRDefault="007E52FB" w:rsidP="00796E73">
      <w:pPr>
        <w:pStyle w:val="NoSpacing"/>
        <w:spacing w:line="276" w:lineRule="auto"/>
        <w:jc w:val="both"/>
        <w:rPr>
          <w:ins w:id="655" w:author="Darin Dugan" w:date="2016-04-23T17:35:00Z"/>
          <w:color w:val="auto"/>
          <w:sz w:val="24"/>
          <w:szCs w:val="24"/>
        </w:rPr>
      </w:pPr>
      <w:ins w:id="656" w:author="Darin Dugan" w:date="2016-04-23T17:32:00Z">
        <w:r>
          <w:rPr>
            <w:color w:val="auto"/>
            <w:sz w:val="24"/>
            <w:szCs w:val="24"/>
          </w:rPr>
          <w:t xml:space="preserve">The team undertook this project because we felt it had both practical </w:t>
        </w:r>
      </w:ins>
      <w:ins w:id="657" w:author="Darin Dugan" w:date="2016-04-23T17:33:00Z">
        <w:r>
          <w:rPr>
            <w:color w:val="auto"/>
            <w:sz w:val="24"/>
            <w:szCs w:val="24"/>
          </w:rPr>
          <w:t>applications as well as potential entertainment uses</w:t>
        </w:r>
      </w:ins>
      <w:ins w:id="658" w:author="Darin Dugan" w:date="2016-04-23T17:34:00Z">
        <w:r>
          <w:rPr>
            <w:color w:val="auto"/>
            <w:sz w:val="24"/>
            <w:szCs w:val="24"/>
          </w:rPr>
          <w:t xml:space="preserve">. While the project focused mostly on using the produced photo for a driver’s license image, the background could </w:t>
        </w:r>
      </w:ins>
      <w:ins w:id="659" w:author="Darin Dugan" w:date="2016-04-23T17:35:00Z">
        <w:r>
          <w:rPr>
            <w:color w:val="auto"/>
            <w:sz w:val="24"/>
            <w:szCs w:val="24"/>
          </w:rPr>
          <w:t xml:space="preserve">instead be </w:t>
        </w:r>
      </w:ins>
      <w:ins w:id="660" w:author="Darin Dugan" w:date="2016-04-23T17:34:00Z">
        <w:r>
          <w:rPr>
            <w:color w:val="auto"/>
            <w:sz w:val="24"/>
            <w:szCs w:val="24"/>
          </w:rPr>
          <w:t xml:space="preserve">replaced with something fun or humorous for </w:t>
        </w:r>
      </w:ins>
      <w:ins w:id="661" w:author="Darin Dugan" w:date="2016-04-23T17:35:00Z">
        <w:r>
          <w:rPr>
            <w:color w:val="auto"/>
            <w:sz w:val="24"/>
            <w:szCs w:val="24"/>
          </w:rPr>
          <w:t>use in social media or other entertainment purposes.</w:t>
        </w:r>
      </w:ins>
    </w:p>
    <w:p w14:paraId="7EAD58B0" w14:textId="7079476B" w:rsidR="00796E73" w:rsidDel="007E52FB" w:rsidRDefault="007E52FB" w:rsidP="00796E73">
      <w:pPr>
        <w:pStyle w:val="NoSpacing"/>
        <w:spacing w:line="276" w:lineRule="auto"/>
        <w:jc w:val="both"/>
        <w:rPr>
          <w:del w:id="662" w:author="Darin Dugan" w:date="2016-04-23T17:35:00Z"/>
          <w:color w:val="auto"/>
          <w:sz w:val="24"/>
          <w:szCs w:val="24"/>
        </w:rPr>
      </w:pPr>
      <w:ins w:id="663" w:author="Darin Dugan" w:date="2016-04-23T17:35:00Z">
        <w:r>
          <w:rPr>
            <w:color w:val="auto"/>
            <w:sz w:val="24"/>
            <w:szCs w:val="24"/>
          </w:rPr>
          <w:t xml:space="preserve">To complete this </w:t>
        </w:r>
      </w:ins>
      <w:ins w:id="664" w:author="Darin Dugan" w:date="2016-04-23T17:37:00Z">
        <w:r>
          <w:rPr>
            <w:color w:val="auto"/>
            <w:sz w:val="24"/>
            <w:szCs w:val="24"/>
          </w:rPr>
          <w:t>project,</w:t>
        </w:r>
      </w:ins>
      <w:ins w:id="665" w:author="Darin Dugan" w:date="2016-04-23T17:35:00Z">
        <w:r>
          <w:rPr>
            <w:color w:val="auto"/>
            <w:sz w:val="24"/>
            <w:szCs w:val="24"/>
          </w:rPr>
          <w:t xml:space="preserve"> we researched previous approaches to </w:t>
        </w:r>
      </w:ins>
      <w:ins w:id="666" w:author="Darin Dugan" w:date="2016-04-23T17:36:00Z">
        <w:r>
          <w:rPr>
            <w:color w:val="auto"/>
            <w:sz w:val="24"/>
            <w:szCs w:val="24"/>
          </w:rPr>
          <w:t xml:space="preserve">understand deficiencies that other teams had encountered when trying to solve this problem. As noted, two major issues included difficulty recognizing hair properly and </w:t>
        </w:r>
      </w:ins>
      <w:ins w:id="667" w:author="Darin Dugan" w:date="2016-04-23T17:37:00Z">
        <w:r>
          <w:rPr>
            <w:color w:val="auto"/>
            <w:sz w:val="24"/>
            <w:szCs w:val="24"/>
          </w:rPr>
          <w:t xml:space="preserve">lighting problems causing incorrect identification of the background. The team also noted these problems as we worked through several algorithms to identify the best solution for our project. In the end, the GrabCut algorithm works well for </w:t>
        </w:r>
      </w:ins>
      <w:ins w:id="668" w:author="Darin Dugan" w:date="2016-04-23T17:38:00Z">
        <w:r>
          <w:rPr>
            <w:color w:val="auto"/>
            <w:sz w:val="24"/>
            <w:szCs w:val="24"/>
          </w:rPr>
          <w:t>the</w:t>
        </w:r>
      </w:ins>
      <w:ins w:id="669" w:author="Darin Dugan" w:date="2016-04-23T17:37:00Z">
        <w:r>
          <w:rPr>
            <w:color w:val="auto"/>
            <w:sz w:val="24"/>
            <w:szCs w:val="24"/>
          </w:rPr>
          <w:t xml:space="preserve"> </w:t>
        </w:r>
      </w:ins>
      <w:ins w:id="670" w:author="Darin Dugan" w:date="2016-04-23T17:38:00Z">
        <w:r>
          <w:rPr>
            <w:color w:val="auto"/>
            <w:sz w:val="24"/>
            <w:szCs w:val="24"/>
          </w:rPr>
          <w:t xml:space="preserve">project as proposed and the results appear to be fairly good. </w:t>
        </w:r>
        <w:r w:rsidR="00FB2CC0">
          <w:rPr>
            <w:color w:val="auto"/>
            <w:sz w:val="24"/>
            <w:szCs w:val="24"/>
          </w:rPr>
          <w:t>With more time the algorithms could be further refined and a better product could be produced.</w:t>
        </w:r>
      </w:ins>
      <w:del w:id="671" w:author="Darin Dugan" w:date="2016-04-23T17:35:00Z">
        <w:r w:rsidR="00796E73" w:rsidDel="007E52FB">
          <w:rPr>
            <w:color w:val="auto"/>
            <w:sz w:val="24"/>
            <w:szCs w:val="24"/>
          </w:rPr>
          <w:delText xml:space="preserve">The team decided to undertake this project </w:delText>
        </w:r>
        <w:r w:rsidR="0078669F" w:rsidDel="007E52FB">
          <w:rPr>
            <w:color w:val="auto"/>
            <w:sz w:val="24"/>
            <w:szCs w:val="24"/>
          </w:rPr>
          <w:delText xml:space="preserve">because we felt it had practical applications as well as applications in the entertainment sector. The project focused mostly on using the produced photo for a driver’s license image, but the removed background could just as easily substitute a fun background that could be used for social media. </w:delText>
        </w:r>
      </w:del>
    </w:p>
    <w:p w14:paraId="160C70FA" w14:textId="100AEA21" w:rsidR="0078669F" w:rsidDel="00FB2CC0" w:rsidRDefault="0078669F" w:rsidP="00796E73">
      <w:pPr>
        <w:pStyle w:val="NoSpacing"/>
        <w:spacing w:line="276" w:lineRule="auto"/>
        <w:jc w:val="both"/>
        <w:rPr>
          <w:del w:id="672" w:author="Darin Dugan" w:date="2016-04-23T17:39:00Z"/>
          <w:color w:val="auto"/>
          <w:sz w:val="24"/>
          <w:szCs w:val="24"/>
        </w:rPr>
      </w:pPr>
      <w:del w:id="673" w:author="Darin Dugan" w:date="2016-04-23T17:39:00Z">
        <w:r w:rsidDel="00FB2CC0">
          <w:rPr>
            <w:color w:val="auto"/>
            <w:sz w:val="24"/>
            <w:szCs w:val="24"/>
          </w:rPr>
          <w:delText>To complete this project, the team researched previous approaches to figure out problems that other teams had encountered trying to solve this problem. As noted, two major problems included problems recognizing hair properly and problems with lighting features causing incorrect identification of background. The team also noted these problems as we worked through different algorithms to identify the best solution for our project. In the end, the GrabCut algorithm works well for the project proposal, and the results appear to be fairly good. With more time, the algorithms could be refined and a better product could be produced.</w:delText>
        </w:r>
      </w:del>
    </w:p>
    <w:p w14:paraId="7CEE1A93" w14:textId="77777777" w:rsidR="00FB2CC0" w:rsidRDefault="00FB2CC0" w:rsidP="00E743BF">
      <w:pPr>
        <w:pStyle w:val="NoSpacing"/>
        <w:spacing w:line="276" w:lineRule="auto"/>
        <w:rPr>
          <w:ins w:id="674" w:author="Darin Dugan" w:date="2016-04-23T17:39:00Z"/>
          <w:color w:val="auto"/>
          <w:sz w:val="24"/>
          <w:szCs w:val="24"/>
        </w:rPr>
      </w:pPr>
    </w:p>
    <w:p w14:paraId="231BEF80" w14:textId="3BA7087D" w:rsidR="00334413" w:rsidRPr="006E39D4" w:rsidRDefault="0084443E" w:rsidP="00E743BF">
      <w:pPr>
        <w:pStyle w:val="NoSpacing"/>
        <w:spacing w:line="276" w:lineRule="auto"/>
      </w:pPr>
      <w:r>
        <w:rPr>
          <w:color w:val="auto"/>
          <w:sz w:val="24"/>
          <w:szCs w:val="24"/>
        </w:rPr>
        <w:lastRenderedPageBreak/>
        <w:t xml:space="preserve">This project </w:t>
      </w:r>
      <w:del w:id="675" w:author="Darin Dugan" w:date="2016-04-23T17:39:00Z">
        <w:r w:rsidDel="00FB2CC0">
          <w:rPr>
            <w:color w:val="auto"/>
            <w:sz w:val="24"/>
            <w:szCs w:val="24"/>
          </w:rPr>
          <w:delText xml:space="preserve">will </w:delText>
        </w:r>
      </w:del>
      <w:ins w:id="676" w:author="Darin Dugan" w:date="2016-04-23T17:39:00Z">
        <w:r w:rsidR="00FB2CC0">
          <w:rPr>
            <w:color w:val="auto"/>
            <w:sz w:val="24"/>
            <w:szCs w:val="24"/>
          </w:rPr>
          <w:t xml:space="preserve">could </w:t>
        </w:r>
      </w:ins>
      <w:r>
        <w:rPr>
          <w:color w:val="auto"/>
          <w:sz w:val="24"/>
          <w:szCs w:val="24"/>
        </w:rPr>
        <w:t xml:space="preserve">have useful applications not only for the citizens of the state of Iowa, but also </w:t>
      </w:r>
      <w:ins w:id="677" w:author="Darin Dugan" w:date="2016-04-23T17:39:00Z">
        <w:r w:rsidR="00FB2CC0">
          <w:rPr>
            <w:color w:val="auto"/>
            <w:sz w:val="24"/>
            <w:szCs w:val="24"/>
          </w:rPr>
          <w:t>much more broadly with improvement and widespread adoption.</w:t>
        </w:r>
      </w:ins>
      <w:del w:id="678" w:author="Darin Dugan" w:date="2016-04-23T17:40:00Z">
        <w:r w:rsidDel="00FB2CC0">
          <w:rPr>
            <w:color w:val="auto"/>
            <w:sz w:val="24"/>
            <w:szCs w:val="24"/>
          </w:rPr>
          <w:delText xml:space="preserve">for all citizens if the application can </w:delText>
        </w:r>
        <w:r w:rsidR="00BA7239" w:rsidDel="00FB2CC0">
          <w:rPr>
            <w:color w:val="auto"/>
            <w:sz w:val="24"/>
            <w:szCs w:val="24"/>
          </w:rPr>
          <w:delText xml:space="preserve">establish a </w:delText>
        </w:r>
        <w:r w:rsidDel="00FB2CC0">
          <w:rPr>
            <w:color w:val="auto"/>
            <w:sz w:val="24"/>
            <w:szCs w:val="24"/>
          </w:rPr>
          <w:delText>widespread adoption.</w:delText>
        </w:r>
      </w:del>
      <w:r>
        <w:rPr>
          <w:color w:val="auto"/>
          <w:sz w:val="24"/>
          <w:szCs w:val="24"/>
        </w:rPr>
        <w:t xml:space="preserve"> </w:t>
      </w:r>
      <w:r w:rsidR="0056689C">
        <w:rPr>
          <w:color w:val="auto"/>
          <w:sz w:val="24"/>
          <w:szCs w:val="24"/>
        </w:rPr>
        <w:t xml:space="preserve">We believe that our team’s </w:t>
      </w:r>
      <w:r w:rsidR="00BA7239">
        <w:rPr>
          <w:color w:val="auto"/>
          <w:sz w:val="24"/>
          <w:szCs w:val="24"/>
        </w:rPr>
        <w:t xml:space="preserve">success was not only a </w:t>
      </w:r>
      <w:r w:rsidR="0056689C">
        <w:rPr>
          <w:color w:val="auto"/>
          <w:sz w:val="24"/>
          <w:szCs w:val="24"/>
        </w:rPr>
        <w:t xml:space="preserve">combination of </w:t>
      </w:r>
      <w:r w:rsidR="00BA7239">
        <w:rPr>
          <w:color w:val="auto"/>
          <w:sz w:val="24"/>
          <w:szCs w:val="24"/>
        </w:rPr>
        <w:t>our</w:t>
      </w:r>
      <w:r w:rsidR="0056689C">
        <w:rPr>
          <w:color w:val="auto"/>
          <w:sz w:val="24"/>
          <w:szCs w:val="24"/>
        </w:rPr>
        <w:t xml:space="preserve"> computer science and engineering </w:t>
      </w:r>
      <w:r w:rsidR="00BA7239">
        <w:rPr>
          <w:color w:val="auto"/>
          <w:sz w:val="24"/>
          <w:szCs w:val="24"/>
        </w:rPr>
        <w:t>backgrounds</w:t>
      </w:r>
      <w:r w:rsidR="0056689C">
        <w:rPr>
          <w:color w:val="auto"/>
          <w:sz w:val="24"/>
          <w:szCs w:val="24"/>
        </w:rPr>
        <w:t xml:space="preserve">, but </w:t>
      </w:r>
      <w:del w:id="679" w:author="Darin Dugan" w:date="2016-04-23T17:40:00Z">
        <w:r w:rsidR="00BA7239" w:rsidDel="00FB2CC0">
          <w:rPr>
            <w:color w:val="auto"/>
            <w:sz w:val="24"/>
            <w:szCs w:val="24"/>
          </w:rPr>
          <w:delText xml:space="preserve">also just as </w:delText>
        </w:r>
      </w:del>
      <w:ins w:id="680" w:author="Darin Dugan" w:date="2016-04-23T17:40:00Z">
        <w:r w:rsidR="00FB2CC0">
          <w:rPr>
            <w:color w:val="auto"/>
            <w:sz w:val="24"/>
            <w:szCs w:val="24"/>
          </w:rPr>
          <w:t xml:space="preserve">equally </w:t>
        </w:r>
      </w:ins>
      <w:r w:rsidR="00BA7239">
        <w:rPr>
          <w:color w:val="auto"/>
          <w:sz w:val="24"/>
          <w:szCs w:val="24"/>
        </w:rPr>
        <w:t xml:space="preserve">important was our </w:t>
      </w:r>
      <w:r w:rsidR="0056689C">
        <w:rPr>
          <w:color w:val="auto"/>
          <w:sz w:val="24"/>
          <w:szCs w:val="24"/>
        </w:rPr>
        <w:t>research</w:t>
      </w:r>
      <w:r w:rsidR="00BA7239">
        <w:rPr>
          <w:color w:val="auto"/>
          <w:sz w:val="24"/>
          <w:szCs w:val="24"/>
        </w:rPr>
        <w:t xml:space="preserve"> </w:t>
      </w:r>
      <w:del w:id="681" w:author="Darin Dugan" w:date="2016-04-23T17:40:00Z">
        <w:r w:rsidR="00BA7239" w:rsidDel="00FB2CC0">
          <w:rPr>
            <w:color w:val="auto"/>
            <w:sz w:val="24"/>
            <w:szCs w:val="24"/>
          </w:rPr>
          <w:delText>on</w:delText>
        </w:r>
        <w:r w:rsidR="0056689C" w:rsidDel="00FB2CC0">
          <w:rPr>
            <w:color w:val="auto"/>
            <w:sz w:val="24"/>
            <w:szCs w:val="24"/>
          </w:rPr>
          <w:delText xml:space="preserve"> </w:delText>
        </w:r>
      </w:del>
      <w:ins w:id="682" w:author="Darin Dugan" w:date="2016-04-23T17:40:00Z">
        <w:r w:rsidR="00FB2CC0">
          <w:rPr>
            <w:color w:val="auto"/>
            <w:sz w:val="24"/>
            <w:szCs w:val="24"/>
          </w:rPr>
          <w:t xml:space="preserve">into </w:t>
        </w:r>
      </w:ins>
      <w:r w:rsidR="0056689C">
        <w:rPr>
          <w:color w:val="auto"/>
          <w:sz w:val="24"/>
          <w:szCs w:val="24"/>
        </w:rPr>
        <w:t>how other teams have tried to solve this problem unsuccessfully</w:t>
      </w:r>
      <w:ins w:id="683" w:author="Darin Dugan" w:date="2016-04-23T17:41:00Z">
        <w:r w:rsidR="00FB2CC0">
          <w:rPr>
            <w:color w:val="auto"/>
            <w:sz w:val="24"/>
            <w:szCs w:val="24"/>
          </w:rPr>
          <w:t xml:space="preserve">, </w:t>
        </w:r>
      </w:ins>
      <w:del w:id="684" w:author="Darin Dugan" w:date="2016-04-23T17:41:00Z">
        <w:r w:rsidR="0056689C" w:rsidDel="00FB2CC0">
          <w:rPr>
            <w:color w:val="auto"/>
            <w:sz w:val="24"/>
            <w:szCs w:val="24"/>
          </w:rPr>
          <w:delText xml:space="preserve"> and </w:delText>
        </w:r>
      </w:del>
      <w:r w:rsidR="00BA7239">
        <w:rPr>
          <w:color w:val="auto"/>
          <w:sz w:val="24"/>
          <w:szCs w:val="24"/>
        </w:rPr>
        <w:t xml:space="preserve">ultimately </w:t>
      </w:r>
      <w:r w:rsidR="0056689C">
        <w:rPr>
          <w:color w:val="auto"/>
          <w:sz w:val="24"/>
          <w:szCs w:val="24"/>
        </w:rPr>
        <w:t xml:space="preserve">improving on their techniques. </w:t>
      </w:r>
      <w:r w:rsidR="00BA7239">
        <w:rPr>
          <w:color w:val="auto"/>
          <w:sz w:val="24"/>
          <w:szCs w:val="24"/>
        </w:rPr>
        <w:t>B</w:t>
      </w:r>
      <w:r w:rsidR="00E743BF">
        <w:rPr>
          <w:color w:val="auto"/>
          <w:sz w:val="24"/>
          <w:szCs w:val="24"/>
        </w:rPr>
        <w:t>y using industry standard tools such as Git, Microsoft Office, and issue track</w:t>
      </w:r>
      <w:r w:rsidR="0078669F">
        <w:rPr>
          <w:color w:val="auto"/>
          <w:sz w:val="24"/>
          <w:szCs w:val="24"/>
        </w:rPr>
        <w:t>ing software, we believe we were</w:t>
      </w:r>
      <w:r w:rsidR="00E743BF">
        <w:rPr>
          <w:color w:val="auto"/>
          <w:sz w:val="24"/>
          <w:szCs w:val="24"/>
        </w:rPr>
        <w:t xml:space="preserve"> able to manage our project effectively and use our resources to their full potential. Our team </w:t>
      </w:r>
      <w:r w:rsidR="0078669F">
        <w:rPr>
          <w:color w:val="auto"/>
          <w:sz w:val="24"/>
          <w:szCs w:val="24"/>
        </w:rPr>
        <w:t>enjoyed using concepts learned in class to create a real world project that could have potential benefits to real citizens.</w:t>
      </w:r>
      <w:r w:rsidR="00334413" w:rsidRPr="001E4C93">
        <w:br w:type="page"/>
      </w:r>
    </w:p>
    <w:sdt>
      <w:sdtPr>
        <w:rPr>
          <w:rFonts w:asciiTheme="minorHAnsi" w:hAnsiTheme="minorHAnsi"/>
          <w:b w:val="0"/>
          <w:bCs w:val="0"/>
          <w:sz w:val="24"/>
          <w:szCs w:val="24"/>
        </w:rPr>
        <w:id w:val="-1234004794"/>
        <w:docPartObj>
          <w:docPartGallery w:val="Bibliographies"/>
          <w:docPartUnique/>
        </w:docPartObj>
      </w:sdtPr>
      <w:sdtEndPr/>
      <w:sdtContent>
        <w:p w14:paraId="01BFD4AD" w14:textId="77777777" w:rsidR="00334413" w:rsidRPr="001E4C93" w:rsidRDefault="00334413" w:rsidP="00F26B4D">
          <w:pPr>
            <w:pStyle w:val="Heading1"/>
            <w:jc w:val="both"/>
            <w:rPr>
              <w:rFonts w:asciiTheme="minorHAnsi" w:hAnsiTheme="minorHAnsi"/>
            </w:rPr>
          </w:pPr>
          <w:r w:rsidRPr="001E4C93">
            <w:rPr>
              <w:rFonts w:asciiTheme="minorHAnsi" w:hAnsiTheme="minorHAnsi"/>
            </w:rPr>
            <w:t>References</w:t>
          </w:r>
        </w:p>
        <w:sdt>
          <w:sdtPr>
            <w:rPr>
              <w:rFonts w:asciiTheme="minorHAnsi" w:hAnsiTheme="minorHAnsi" w:cs="FreeSans"/>
              <w:szCs w:val="24"/>
            </w:rPr>
            <w:id w:val="-573587230"/>
            <w:bibliography/>
          </w:sdtPr>
          <w:sdtEndPr/>
          <w:sdtContent>
            <w:p w14:paraId="64F130E3" w14:textId="77777777" w:rsidR="00F82D13" w:rsidRDefault="00334413" w:rsidP="00F82D13">
              <w:pPr>
                <w:pStyle w:val="Bibliography"/>
                <w:ind w:left="720" w:hanging="720"/>
                <w:rPr>
                  <w:noProof/>
                </w:rPr>
              </w:pPr>
              <w:r w:rsidRPr="001E4C93">
                <w:rPr>
                  <w:rFonts w:asciiTheme="minorHAnsi" w:hAnsiTheme="minorHAnsi"/>
                </w:rPr>
                <w:fldChar w:fldCharType="begin"/>
              </w:r>
              <w:r w:rsidRPr="001E4C93">
                <w:rPr>
                  <w:rFonts w:asciiTheme="minorHAnsi" w:hAnsiTheme="minorHAnsi"/>
                </w:rPr>
                <w:instrText xml:space="preserve"> BIBLIOGRAPHY </w:instrText>
              </w:r>
              <w:r w:rsidRPr="001E4C93">
                <w:rPr>
                  <w:rFonts w:asciiTheme="minorHAnsi" w:hAnsiTheme="minorHAnsi"/>
                </w:rPr>
                <w:fldChar w:fldCharType="separate"/>
              </w:r>
              <w:r w:rsidR="00F82D13">
                <w:rPr>
                  <w:noProof/>
                </w:rPr>
                <w:t xml:space="preserve">American Association of Motor Vehicle Administrators. (2016, February 10). </w:t>
              </w:r>
              <w:r w:rsidR="00F82D13">
                <w:rPr>
                  <w:i/>
                  <w:iCs/>
                  <w:noProof/>
                </w:rPr>
                <w:t>AAMVA DL/ID Card Design Standard.</w:t>
              </w:r>
              <w:r w:rsidR="00F82D13">
                <w:rPr>
                  <w:noProof/>
                </w:rPr>
                <w:t xml:space="preserve"> Retrieved from AAMVA: http://www.aamva.org/WorkArea/DownloadAsset.aspx?id=4435</w:t>
              </w:r>
            </w:p>
            <w:p w14:paraId="633838FC" w14:textId="77777777" w:rsidR="00BC41DB" w:rsidRDefault="00BC41DB" w:rsidP="00BC41DB">
              <w:pPr>
                <w:rPr>
                  <w:i/>
                </w:rPr>
              </w:pPr>
              <w:r>
                <w:t xml:space="preserve">Blake, Andrew, Vladimir Kolmogorov, Carsten Rother. (2004). </w:t>
              </w:r>
              <w:r w:rsidRPr="00BC41DB">
                <w:rPr>
                  <w:i/>
                </w:rPr>
                <w:t xml:space="preserve">“GrabCut” — Interactive Foreground </w:t>
              </w:r>
            </w:p>
            <w:p w14:paraId="31990AF8" w14:textId="7EEEFB27" w:rsidR="00BC41DB" w:rsidRDefault="00BC41DB" w:rsidP="00BC41DB">
              <w:pPr>
                <w:ind w:firstLine="709"/>
              </w:pPr>
              <w:r w:rsidRPr="00BC41DB">
                <w:rPr>
                  <w:i/>
                </w:rPr>
                <w:t>Extraction using Iterated Graph Cuts</w:t>
              </w:r>
              <w:r>
                <w:rPr>
                  <w:i/>
                </w:rPr>
                <w:t xml:space="preserve">. </w:t>
              </w:r>
              <w:r>
                <w:t>Retrieved from Microsoft Research UK:</w:t>
              </w:r>
            </w:p>
            <w:p w14:paraId="18AEA1F6" w14:textId="7E800292" w:rsidR="00BC41DB" w:rsidRPr="00BC41DB" w:rsidRDefault="00BC41DB" w:rsidP="00BC41DB">
              <w:r>
                <w:tab/>
              </w:r>
              <w:r w:rsidRPr="00BC41DB">
                <w:t>https://cvg.ethz.ch/teaching/cvl/2012/grabcut-siggraph04.pdf</w:t>
              </w:r>
            </w:p>
            <w:p w14:paraId="13ED574C" w14:textId="77777777" w:rsidR="00F82D13" w:rsidRDefault="00F82D13" w:rsidP="00F82D13">
              <w:pPr>
                <w:pStyle w:val="Bibliography"/>
                <w:ind w:left="720" w:hanging="720"/>
                <w:rPr>
                  <w:noProof/>
                </w:rPr>
              </w:pPr>
              <w:r>
                <w:rPr>
                  <w:noProof/>
                </w:rPr>
                <w:t xml:space="preserve">Iowa Department of Transportation. (2016, February 20). </w:t>
              </w:r>
              <w:r>
                <w:rPr>
                  <w:i/>
                  <w:iCs/>
                  <w:noProof/>
                </w:rPr>
                <w:t>Kiosks</w:t>
              </w:r>
              <w:r>
                <w:rPr>
                  <w:noProof/>
                </w:rPr>
                <w:t>. Retrieved February 20, 2016, from http://www.iowadot.gov/mvd/kiosks.html</w:t>
              </w:r>
            </w:p>
            <w:p w14:paraId="133AC87E" w14:textId="77777777" w:rsidR="00F82D13" w:rsidRDefault="00F82D13" w:rsidP="00F82D13">
              <w:pPr>
                <w:pStyle w:val="Bibliography"/>
                <w:ind w:left="720" w:hanging="720"/>
                <w:rPr>
                  <w:noProof/>
                </w:rPr>
              </w:pPr>
              <w:r>
                <w:rPr>
                  <w:noProof/>
                </w:rPr>
                <w:t xml:space="preserve">Jeong-In Park, J.-T. C. (2016, February 19). </w:t>
              </w:r>
              <w:r>
                <w:rPr>
                  <w:i/>
                  <w:iCs/>
                  <w:noProof/>
                </w:rPr>
                <w:t>A Background Removal Algorithm using the Variable Order nxm Dimenional Vector.</w:t>
              </w:r>
              <w:r>
                <w:rPr>
                  <w:noProof/>
                </w:rPr>
                <w:t xml:space="preserve"> Retrieved from SERCS: http://www.sersc.org/journals/IJSEIA/vol7_no6_2013/22.pdf</w:t>
              </w:r>
            </w:p>
            <w:p w14:paraId="512A40FF" w14:textId="77777777" w:rsidR="00F82D13" w:rsidRDefault="00F82D13" w:rsidP="00F82D13">
              <w:pPr>
                <w:pStyle w:val="Bibliography"/>
                <w:ind w:left="720" w:hanging="720"/>
                <w:rPr>
                  <w:noProof/>
                </w:rPr>
              </w:pPr>
              <w:r>
                <w:rPr>
                  <w:noProof/>
                </w:rPr>
                <w:t xml:space="preserve">Jian Sun, W. Z.-Y. (2016, February 19). </w:t>
              </w:r>
              <w:r>
                <w:rPr>
                  <w:i/>
                  <w:iCs/>
                  <w:noProof/>
                </w:rPr>
                <w:t>Background Cut.</w:t>
              </w:r>
              <w:r>
                <w:rPr>
                  <w:noProof/>
                </w:rPr>
                <w:t xml:space="preserve"> Retrieved from Microsoft: http://research.microsoft.com/en-us/um/people/jiansun/papers/BgCut_Camera.pdf</w:t>
              </w:r>
            </w:p>
            <w:p w14:paraId="5D0C4B74" w14:textId="77777777" w:rsidR="00F82D13" w:rsidRDefault="00F82D13" w:rsidP="00F82D13">
              <w:pPr>
                <w:pStyle w:val="Bibliography"/>
                <w:ind w:left="720" w:hanging="720"/>
                <w:rPr>
                  <w:noProof/>
                </w:rPr>
              </w:pPr>
              <w:r>
                <w:rPr>
                  <w:noProof/>
                </w:rPr>
                <w:t xml:space="preserve">KCCI. (2016, February 18). </w:t>
              </w:r>
              <w:r>
                <w:rPr>
                  <w:i/>
                  <w:iCs/>
                  <w:noProof/>
                </w:rPr>
                <w:t>List of locations released for new driver's license kiosks</w:t>
              </w:r>
              <w:r>
                <w:rPr>
                  <w:noProof/>
                </w:rPr>
                <w:t>. Retrieved from KCCI: http://www.kcci.com/news/new-kiosks-let-you-renew-your-iowa-drivers-license/33374300</w:t>
              </w:r>
            </w:p>
            <w:p w14:paraId="168ECBE6" w14:textId="7F30E6BB" w:rsidR="00BC41DB" w:rsidRPr="00BC41DB" w:rsidRDefault="00F82D13" w:rsidP="00BC41DB">
              <w:pPr>
                <w:pStyle w:val="Bibliography"/>
                <w:ind w:left="720" w:hanging="720"/>
                <w:rPr>
                  <w:noProof/>
                </w:rPr>
              </w:pPr>
              <w:r>
                <w:rPr>
                  <w:noProof/>
                </w:rPr>
                <w:t xml:space="preserve">MorphoTrust USA. (2016, February 19). </w:t>
              </w:r>
              <w:r>
                <w:rPr>
                  <w:i/>
                  <w:iCs/>
                  <w:noProof/>
                </w:rPr>
                <w:t>System and Method for Creating a Virtual Backdrop.</w:t>
              </w:r>
              <w:r>
                <w:rPr>
                  <w:noProof/>
                </w:rPr>
                <w:t xml:space="preserve"> Retrieved from Free Patents Online: http://www.freepatentsonline.com/20150030213.pdf</w:t>
              </w:r>
            </w:p>
            <w:p w14:paraId="0C8217FE" w14:textId="77777777" w:rsidR="00F82D13" w:rsidRDefault="00F82D13" w:rsidP="00F82D13">
              <w:pPr>
                <w:pStyle w:val="Bibliography"/>
                <w:ind w:left="720" w:hanging="720"/>
                <w:rPr>
                  <w:noProof/>
                </w:rPr>
              </w:pPr>
              <w:r>
                <w:rPr>
                  <w:noProof/>
                </w:rPr>
                <w:t xml:space="preserve">Wikipedia. (2016, February 19). </w:t>
              </w:r>
              <w:r>
                <w:rPr>
                  <w:i/>
                  <w:iCs/>
                  <w:noProof/>
                </w:rPr>
                <w:t>Background subtraction</w:t>
              </w:r>
              <w:r>
                <w:rPr>
                  <w:noProof/>
                </w:rPr>
                <w:t>. Retrieved from Wikipedia: https://en.wikipedia.org/wiki/Background_subtraction</w:t>
              </w:r>
            </w:p>
            <w:p w14:paraId="10A6C69E" w14:textId="77777777" w:rsidR="00334413" w:rsidRPr="001E4C93" w:rsidRDefault="00334413" w:rsidP="00F82D13">
              <w:pPr>
                <w:jc w:val="both"/>
                <w:rPr>
                  <w:rFonts w:asciiTheme="minorHAnsi" w:hAnsiTheme="minorHAnsi"/>
                </w:rPr>
              </w:pPr>
              <w:r w:rsidRPr="001E4C93">
                <w:rPr>
                  <w:rFonts w:asciiTheme="minorHAnsi" w:hAnsiTheme="minorHAnsi"/>
                  <w:b/>
                  <w:bCs/>
                  <w:noProof/>
                </w:rPr>
                <w:fldChar w:fldCharType="end"/>
              </w:r>
            </w:p>
          </w:sdtContent>
        </w:sdt>
      </w:sdtContent>
    </w:sdt>
    <w:p w14:paraId="691E46A1" w14:textId="77777777" w:rsidR="00334413" w:rsidRPr="001E4C93" w:rsidRDefault="00334413" w:rsidP="00F26B4D">
      <w:pPr>
        <w:pStyle w:val="TextBody"/>
        <w:jc w:val="both"/>
        <w:rPr>
          <w:rFonts w:asciiTheme="minorHAnsi" w:hAnsiTheme="minorHAnsi"/>
        </w:rPr>
      </w:pPr>
    </w:p>
    <w:sectPr w:rsidR="00334413" w:rsidRPr="001E4C93" w:rsidSect="00EC45D7">
      <w:pgSz w:w="12240" w:h="15840"/>
      <w:pgMar w:top="1134" w:right="1134" w:bottom="1134" w:left="1134" w:header="0" w:footer="0" w:gutter="0"/>
      <w:cols w:space="720"/>
      <w:formProt w:val="0"/>
      <w:titlePg/>
      <w:docGrid w:linePitch="326" w:charSpace="-614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71" w:author="Darin Dugan" w:date="2016-04-23T16:45:00Z" w:initials="DD">
    <w:p w14:paraId="2367AACB" w14:textId="1578FD56" w:rsidR="007E52FB" w:rsidRDefault="007E52FB">
      <w:pPr>
        <w:pStyle w:val="CommentText"/>
      </w:pPr>
      <w:r>
        <w:rPr>
          <w:rStyle w:val="CommentReference"/>
        </w:rPr>
        <w:annotationRef/>
      </w:r>
      <w:r>
        <w:t>Seems like this should be a summary section toward the end to just say whether the project was a success. Holdover from proposal paper.</w:t>
      </w:r>
    </w:p>
  </w:comment>
  <w:comment w:id="403" w:author="Darin Dugan" w:date="2016-04-23T17:05:00Z" w:initials="DD">
    <w:p w14:paraId="0B78AFA7" w14:textId="200C9EB5" w:rsidR="007E52FB" w:rsidRDefault="007E52FB">
      <w:pPr>
        <w:pStyle w:val="CommentText"/>
      </w:pPr>
      <w:r>
        <w:rPr>
          <w:rStyle w:val="CommentReference"/>
        </w:rPr>
        <w:annotationRef/>
      </w:r>
      <w:r>
        <w:t>Update this to document what actually used.</w:t>
      </w:r>
    </w:p>
  </w:comment>
  <w:comment w:id="473" w:author="Darin Dugan" w:date="2016-04-23T17:09:00Z" w:initials="DD">
    <w:p w14:paraId="5DBDE809" w14:textId="45D4312F" w:rsidR="007E52FB" w:rsidRDefault="007E52FB">
      <w:pPr>
        <w:pStyle w:val="CommentText"/>
      </w:pPr>
      <w:r>
        <w:rPr>
          <w:rStyle w:val="CommentReference"/>
        </w:rPr>
        <w:annotationRef/>
      </w:r>
      <w:r>
        <w:t>Again this should be rephrased or moved to account for project completion.</w:t>
      </w:r>
    </w:p>
  </w:comment>
  <w:comment w:id="492" w:author="Darin Dugan" w:date="2016-04-23T17:10:00Z" w:initials="DD">
    <w:p w14:paraId="475172C6" w14:textId="4183DFDF" w:rsidR="007E52FB" w:rsidRDefault="007E52FB">
      <w:pPr>
        <w:pStyle w:val="CommentText"/>
      </w:pPr>
      <w:r>
        <w:rPr>
          <w:rStyle w:val="CommentReference"/>
        </w:rPr>
        <w:annotationRef/>
      </w:r>
      <w:r>
        <w:t>Suggest moving this toward the end as possible future work / future refinement.</w:t>
      </w:r>
    </w:p>
  </w:comment>
  <w:comment w:id="588" w:author="Darin Dugan" w:date="2016-04-23T17:26:00Z" w:initials="DD">
    <w:p w14:paraId="7E693CFA" w14:textId="73DCC9BD" w:rsidR="007E52FB" w:rsidRDefault="007E52FB">
      <w:pPr>
        <w:pStyle w:val="CommentText"/>
      </w:pPr>
      <w:r>
        <w:rPr>
          <w:rStyle w:val="CommentReference"/>
        </w:rPr>
        <w:annotationRef/>
      </w:r>
      <w:r>
        <w:t>What does this reference?</w:t>
      </w:r>
    </w:p>
  </w:comment>
  <w:comment w:id="591" w:author="Darin Dugan" w:date="2016-04-23T17:26:00Z" w:initials="DD">
    <w:p w14:paraId="18BF9795" w14:textId="626E71E3" w:rsidR="007E52FB" w:rsidRDefault="007E52FB">
      <w:pPr>
        <w:pStyle w:val="CommentText"/>
      </w:pPr>
      <w:r>
        <w:rPr>
          <w:rStyle w:val="CommentReference"/>
        </w:rPr>
        <w:annotationRef/>
      </w:r>
      <w:r>
        <w:t>What does this reference?</w:t>
      </w:r>
    </w:p>
  </w:comment>
  <w:comment w:id="618" w:author="Darin Dugan" w:date="2016-04-23T16:45:00Z" w:initials="DD">
    <w:p w14:paraId="0BFD9D08" w14:textId="77777777" w:rsidR="005E6672" w:rsidRDefault="005E6672" w:rsidP="005E6672">
      <w:pPr>
        <w:pStyle w:val="CommentText"/>
      </w:pPr>
      <w:r>
        <w:rPr>
          <w:rStyle w:val="CommentReference"/>
        </w:rPr>
        <w:annotationRef/>
      </w:r>
      <w:r>
        <w:t>Seems like this should be a summary section toward the end to just say whether the project was a success. Holdover from proposal paper.</w:t>
      </w:r>
    </w:p>
  </w:comment>
  <w:comment w:id="626" w:author="Darin Dugan" w:date="2016-04-23T17:05:00Z" w:initials="DD">
    <w:p w14:paraId="1B7E0351" w14:textId="77777777" w:rsidR="005E6672" w:rsidRDefault="005E6672" w:rsidP="005E6672">
      <w:pPr>
        <w:pStyle w:val="CommentText"/>
      </w:pPr>
      <w:r>
        <w:rPr>
          <w:rStyle w:val="CommentReference"/>
        </w:rPr>
        <w:annotationRef/>
      </w:r>
      <w:r>
        <w:t>Update this to document what actually used.</w:t>
      </w:r>
    </w:p>
  </w:comment>
  <w:comment w:id="635" w:author="Darin Dugan" w:date="2016-04-23T17:09:00Z" w:initials="DD">
    <w:p w14:paraId="4C51F1DF" w14:textId="77777777" w:rsidR="005E6672" w:rsidRDefault="005E6672" w:rsidP="005E6672">
      <w:pPr>
        <w:pStyle w:val="CommentText"/>
      </w:pPr>
      <w:r>
        <w:rPr>
          <w:rStyle w:val="CommentReference"/>
        </w:rPr>
        <w:annotationRef/>
      </w:r>
      <w:r>
        <w:t>Again this should be rephrased or moved to account for project completion.</w:t>
      </w:r>
    </w:p>
  </w:comment>
  <w:comment w:id="642" w:author="Darin Dugan" w:date="2016-04-23T17:10:00Z" w:initials="DD">
    <w:p w14:paraId="7EB8E1BB" w14:textId="77777777" w:rsidR="005E6672" w:rsidRDefault="005E6672" w:rsidP="005E6672">
      <w:pPr>
        <w:pStyle w:val="CommentText"/>
      </w:pPr>
      <w:r>
        <w:rPr>
          <w:rStyle w:val="CommentReference"/>
        </w:rPr>
        <w:annotationRef/>
      </w:r>
      <w:r>
        <w:t>Suggest moving this toward the end as possible future work / future refinement.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367AACB" w15:done="0"/>
  <w15:commentEx w15:paraId="0B78AFA7" w15:done="0"/>
  <w15:commentEx w15:paraId="5DBDE809" w15:done="0"/>
  <w15:commentEx w15:paraId="475172C6" w15:done="0"/>
  <w15:commentEx w15:paraId="7E693CFA" w15:done="0"/>
  <w15:commentEx w15:paraId="18BF9795" w15:done="0"/>
  <w15:commentEx w15:paraId="0BFD9D08" w15:done="0"/>
  <w15:commentEx w15:paraId="1B7E0351" w15:done="0"/>
  <w15:commentEx w15:paraId="4C51F1DF" w15:done="0"/>
  <w15:commentEx w15:paraId="7EB8E1B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DB5D02" w14:textId="77777777" w:rsidR="007E52FB" w:rsidRDefault="007E52FB">
      <w:r>
        <w:separator/>
      </w:r>
    </w:p>
  </w:endnote>
  <w:endnote w:type="continuationSeparator" w:id="0">
    <w:p w14:paraId="7F8FA095" w14:textId="77777777" w:rsidR="007E52FB" w:rsidRDefault="007E52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D5CE25" w14:textId="4027F0DD" w:rsidR="007E52FB" w:rsidRDefault="007E52FB">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701417">
      <w:rPr>
        <w:caps/>
        <w:noProof/>
        <w:color w:val="5B9BD5" w:themeColor="accent1"/>
      </w:rPr>
      <w:t>29</w:t>
    </w:r>
    <w:r>
      <w:rPr>
        <w:caps/>
        <w:noProof/>
        <w:color w:val="5B9BD5" w:themeColor="accent1"/>
      </w:rPr>
      <w:fldChar w:fldCharType="end"/>
    </w:r>
  </w:p>
  <w:p w14:paraId="61525B33" w14:textId="77777777" w:rsidR="007E52FB" w:rsidRDefault="007E52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2944B4" w14:textId="77777777" w:rsidR="007E52FB" w:rsidRDefault="007E52FB">
      <w:r>
        <w:separator/>
      </w:r>
    </w:p>
  </w:footnote>
  <w:footnote w:type="continuationSeparator" w:id="0">
    <w:p w14:paraId="04E15AF7" w14:textId="77777777" w:rsidR="007E52FB" w:rsidRDefault="007E52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223F9"/>
    <w:multiLevelType w:val="multilevel"/>
    <w:tmpl w:val="9C48E3AA"/>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B806266"/>
    <w:multiLevelType w:val="hybridMultilevel"/>
    <w:tmpl w:val="7F0A394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847063"/>
    <w:multiLevelType w:val="multilevel"/>
    <w:tmpl w:val="C226CC3E"/>
    <w:lvl w:ilvl="0">
      <w:start w:val="1"/>
      <w:numFmt w:val="bullet"/>
      <w:lvlText w:val=""/>
      <w:lvlJc w:val="left"/>
      <w:pPr>
        <w:ind w:left="1425" w:hanging="360"/>
      </w:pPr>
      <w:rPr>
        <w:rFonts w:ascii="Symbol" w:hAnsi="Symbol" w:cs="Symbol" w:hint="default"/>
      </w:rPr>
    </w:lvl>
    <w:lvl w:ilvl="1">
      <w:start w:val="1"/>
      <w:numFmt w:val="bullet"/>
      <w:lvlText w:val="o"/>
      <w:lvlJc w:val="left"/>
      <w:pPr>
        <w:ind w:left="2145" w:hanging="360"/>
      </w:pPr>
      <w:rPr>
        <w:rFonts w:ascii="Courier New" w:hAnsi="Courier New" w:cs="Courier New" w:hint="default"/>
      </w:rPr>
    </w:lvl>
    <w:lvl w:ilvl="2">
      <w:start w:val="1"/>
      <w:numFmt w:val="bullet"/>
      <w:lvlText w:val=""/>
      <w:lvlJc w:val="left"/>
      <w:pPr>
        <w:ind w:left="2865" w:hanging="360"/>
      </w:pPr>
      <w:rPr>
        <w:rFonts w:ascii="Wingdings" w:hAnsi="Wingdings" w:cs="Wingdings" w:hint="default"/>
      </w:rPr>
    </w:lvl>
    <w:lvl w:ilvl="3">
      <w:start w:val="1"/>
      <w:numFmt w:val="bullet"/>
      <w:lvlText w:val=""/>
      <w:lvlJc w:val="left"/>
      <w:pPr>
        <w:ind w:left="3585" w:hanging="360"/>
      </w:pPr>
      <w:rPr>
        <w:rFonts w:ascii="Symbol" w:hAnsi="Symbol" w:cs="Symbol" w:hint="default"/>
      </w:rPr>
    </w:lvl>
    <w:lvl w:ilvl="4">
      <w:start w:val="1"/>
      <w:numFmt w:val="bullet"/>
      <w:lvlText w:val="o"/>
      <w:lvlJc w:val="left"/>
      <w:pPr>
        <w:ind w:left="4305" w:hanging="360"/>
      </w:pPr>
      <w:rPr>
        <w:rFonts w:ascii="Courier New" w:hAnsi="Courier New" w:cs="Courier New" w:hint="default"/>
      </w:rPr>
    </w:lvl>
    <w:lvl w:ilvl="5">
      <w:start w:val="1"/>
      <w:numFmt w:val="bullet"/>
      <w:lvlText w:val=""/>
      <w:lvlJc w:val="left"/>
      <w:pPr>
        <w:ind w:left="5025" w:hanging="360"/>
      </w:pPr>
      <w:rPr>
        <w:rFonts w:ascii="Wingdings" w:hAnsi="Wingdings" w:cs="Wingdings" w:hint="default"/>
      </w:rPr>
    </w:lvl>
    <w:lvl w:ilvl="6">
      <w:start w:val="1"/>
      <w:numFmt w:val="bullet"/>
      <w:lvlText w:val=""/>
      <w:lvlJc w:val="left"/>
      <w:pPr>
        <w:ind w:left="5745" w:hanging="360"/>
      </w:pPr>
      <w:rPr>
        <w:rFonts w:ascii="Symbol" w:hAnsi="Symbol" w:cs="Symbol" w:hint="default"/>
      </w:rPr>
    </w:lvl>
    <w:lvl w:ilvl="7">
      <w:start w:val="1"/>
      <w:numFmt w:val="bullet"/>
      <w:lvlText w:val="o"/>
      <w:lvlJc w:val="left"/>
      <w:pPr>
        <w:ind w:left="6465" w:hanging="360"/>
      </w:pPr>
      <w:rPr>
        <w:rFonts w:ascii="Courier New" w:hAnsi="Courier New" w:cs="Courier New" w:hint="default"/>
      </w:rPr>
    </w:lvl>
    <w:lvl w:ilvl="8">
      <w:start w:val="1"/>
      <w:numFmt w:val="bullet"/>
      <w:lvlText w:val=""/>
      <w:lvlJc w:val="left"/>
      <w:pPr>
        <w:ind w:left="7185" w:hanging="360"/>
      </w:pPr>
      <w:rPr>
        <w:rFonts w:ascii="Wingdings" w:hAnsi="Wingdings" w:cs="Wingdings" w:hint="default"/>
      </w:rPr>
    </w:lvl>
  </w:abstractNum>
  <w:abstractNum w:abstractNumId="3" w15:restartNumberingAfterBreak="0">
    <w:nsid w:val="24C25354"/>
    <w:multiLevelType w:val="multilevel"/>
    <w:tmpl w:val="21D09F48"/>
    <w:lvl w:ilvl="0">
      <w:start w:val="1"/>
      <w:numFmt w:val="bullet"/>
      <w:lvlText w:val=""/>
      <w:lvlJc w:val="left"/>
      <w:pPr>
        <w:ind w:left="1425" w:hanging="360"/>
      </w:pPr>
      <w:rPr>
        <w:rFonts w:ascii="Symbol" w:hAnsi="Symbol" w:cs="Symbol" w:hint="default"/>
      </w:rPr>
    </w:lvl>
    <w:lvl w:ilvl="1">
      <w:start w:val="1"/>
      <w:numFmt w:val="bullet"/>
      <w:lvlText w:val="o"/>
      <w:lvlJc w:val="left"/>
      <w:pPr>
        <w:ind w:left="2145" w:hanging="360"/>
      </w:pPr>
      <w:rPr>
        <w:rFonts w:ascii="Courier New" w:hAnsi="Courier New" w:cs="Courier New" w:hint="default"/>
      </w:rPr>
    </w:lvl>
    <w:lvl w:ilvl="2">
      <w:start w:val="1"/>
      <w:numFmt w:val="bullet"/>
      <w:lvlText w:val=""/>
      <w:lvlJc w:val="left"/>
      <w:pPr>
        <w:ind w:left="2865" w:hanging="360"/>
      </w:pPr>
      <w:rPr>
        <w:rFonts w:ascii="Wingdings" w:hAnsi="Wingdings" w:cs="Wingdings" w:hint="default"/>
      </w:rPr>
    </w:lvl>
    <w:lvl w:ilvl="3">
      <w:start w:val="1"/>
      <w:numFmt w:val="bullet"/>
      <w:lvlText w:val=""/>
      <w:lvlJc w:val="left"/>
      <w:pPr>
        <w:ind w:left="3585" w:hanging="360"/>
      </w:pPr>
      <w:rPr>
        <w:rFonts w:ascii="Symbol" w:hAnsi="Symbol" w:cs="Symbol" w:hint="default"/>
      </w:rPr>
    </w:lvl>
    <w:lvl w:ilvl="4">
      <w:start w:val="1"/>
      <w:numFmt w:val="bullet"/>
      <w:lvlText w:val="o"/>
      <w:lvlJc w:val="left"/>
      <w:pPr>
        <w:ind w:left="4305" w:hanging="360"/>
      </w:pPr>
      <w:rPr>
        <w:rFonts w:ascii="Courier New" w:hAnsi="Courier New" w:cs="Courier New" w:hint="default"/>
      </w:rPr>
    </w:lvl>
    <w:lvl w:ilvl="5">
      <w:start w:val="1"/>
      <w:numFmt w:val="bullet"/>
      <w:lvlText w:val=""/>
      <w:lvlJc w:val="left"/>
      <w:pPr>
        <w:ind w:left="5025" w:hanging="360"/>
      </w:pPr>
      <w:rPr>
        <w:rFonts w:ascii="Wingdings" w:hAnsi="Wingdings" w:cs="Wingdings" w:hint="default"/>
      </w:rPr>
    </w:lvl>
    <w:lvl w:ilvl="6">
      <w:start w:val="1"/>
      <w:numFmt w:val="bullet"/>
      <w:lvlText w:val=""/>
      <w:lvlJc w:val="left"/>
      <w:pPr>
        <w:ind w:left="5745" w:hanging="360"/>
      </w:pPr>
      <w:rPr>
        <w:rFonts w:ascii="Symbol" w:hAnsi="Symbol" w:cs="Symbol" w:hint="default"/>
      </w:rPr>
    </w:lvl>
    <w:lvl w:ilvl="7">
      <w:start w:val="1"/>
      <w:numFmt w:val="bullet"/>
      <w:lvlText w:val="o"/>
      <w:lvlJc w:val="left"/>
      <w:pPr>
        <w:ind w:left="6465" w:hanging="360"/>
      </w:pPr>
      <w:rPr>
        <w:rFonts w:ascii="Courier New" w:hAnsi="Courier New" w:cs="Courier New" w:hint="default"/>
      </w:rPr>
    </w:lvl>
    <w:lvl w:ilvl="8">
      <w:start w:val="1"/>
      <w:numFmt w:val="bullet"/>
      <w:lvlText w:val=""/>
      <w:lvlJc w:val="left"/>
      <w:pPr>
        <w:ind w:left="7185" w:hanging="360"/>
      </w:pPr>
      <w:rPr>
        <w:rFonts w:ascii="Wingdings" w:hAnsi="Wingdings" w:cs="Wingdings" w:hint="default"/>
      </w:rPr>
    </w:lvl>
  </w:abstractNum>
  <w:abstractNum w:abstractNumId="4" w15:restartNumberingAfterBreak="0">
    <w:nsid w:val="296711FC"/>
    <w:multiLevelType w:val="multilevel"/>
    <w:tmpl w:val="47CE3FCE"/>
    <w:lvl w:ilvl="0">
      <w:start w:val="1"/>
      <w:numFmt w:val="none"/>
      <w:pStyle w:val="Heading1"/>
      <w:suff w:val="nothing"/>
      <w:lvlText w:val=""/>
      <w:lvlJc w:val="left"/>
      <w:pPr>
        <w:ind w:left="432" w:hanging="432"/>
      </w:pPr>
    </w:lvl>
    <w:lvl w:ilvl="1">
      <w:start w:val="1"/>
      <w:numFmt w:val="none"/>
      <w:pStyle w:val="Heading2"/>
      <w:suff w:val="nothing"/>
      <w:lvlText w:val=""/>
      <w:lvlJc w:val="left"/>
      <w:pPr>
        <w:ind w:left="576" w:hanging="576"/>
      </w:pPr>
    </w:lvl>
    <w:lvl w:ilvl="2">
      <w:start w:val="1"/>
      <w:numFmt w:val="none"/>
      <w:pStyle w:val="Heading3"/>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15:restartNumberingAfterBreak="0">
    <w:nsid w:val="3CBB08E2"/>
    <w:multiLevelType w:val="hybridMultilevel"/>
    <w:tmpl w:val="A5C86F58"/>
    <w:lvl w:ilvl="0" w:tplc="B2A297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1"/>
  </w:num>
  <w:num w:numId="6">
    <w:abstractNumId w:val="5"/>
  </w:num>
  <w:num w:numId="7">
    <w:abstractNumId w:val="4"/>
  </w:num>
  <w:num w:numId="8">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rin Dugan">
    <w15:presenceInfo w15:providerId="None" w15:userId="Darin Dugan"/>
  </w15:person>
  <w15:person w15:author="Dugan, Nichole L">
    <w15:presenceInfo w15:providerId="None" w15:userId="Dugan, Nichole 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defaultTabStop w:val="709"/>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B5E"/>
    <w:rsid w:val="000400A8"/>
    <w:rsid w:val="00066AF1"/>
    <w:rsid w:val="00072ED5"/>
    <w:rsid w:val="00076B59"/>
    <w:rsid w:val="000C7557"/>
    <w:rsid w:val="00172136"/>
    <w:rsid w:val="001E4C93"/>
    <w:rsid w:val="002201A1"/>
    <w:rsid w:val="00274967"/>
    <w:rsid w:val="00282B5E"/>
    <w:rsid w:val="002A2BEC"/>
    <w:rsid w:val="002B1C46"/>
    <w:rsid w:val="00315D74"/>
    <w:rsid w:val="0032227D"/>
    <w:rsid w:val="003262CB"/>
    <w:rsid w:val="00334413"/>
    <w:rsid w:val="00387618"/>
    <w:rsid w:val="003B6B2E"/>
    <w:rsid w:val="003C36BA"/>
    <w:rsid w:val="003D001C"/>
    <w:rsid w:val="003F00A0"/>
    <w:rsid w:val="0040024B"/>
    <w:rsid w:val="0043005B"/>
    <w:rsid w:val="00433601"/>
    <w:rsid w:val="00446C10"/>
    <w:rsid w:val="00494EF4"/>
    <w:rsid w:val="004E135A"/>
    <w:rsid w:val="004E2840"/>
    <w:rsid w:val="005000EB"/>
    <w:rsid w:val="00550F8D"/>
    <w:rsid w:val="0056689C"/>
    <w:rsid w:val="005B5DA3"/>
    <w:rsid w:val="005C3603"/>
    <w:rsid w:val="005D62EC"/>
    <w:rsid w:val="005E6672"/>
    <w:rsid w:val="006041E9"/>
    <w:rsid w:val="00605166"/>
    <w:rsid w:val="00606A25"/>
    <w:rsid w:val="006077F1"/>
    <w:rsid w:val="006407B1"/>
    <w:rsid w:val="006704A8"/>
    <w:rsid w:val="00677AF3"/>
    <w:rsid w:val="006906FA"/>
    <w:rsid w:val="006A6202"/>
    <w:rsid w:val="006D3118"/>
    <w:rsid w:val="006D659D"/>
    <w:rsid w:val="006E39D4"/>
    <w:rsid w:val="00701417"/>
    <w:rsid w:val="0070164B"/>
    <w:rsid w:val="00725514"/>
    <w:rsid w:val="0074478E"/>
    <w:rsid w:val="007709F6"/>
    <w:rsid w:val="0078669F"/>
    <w:rsid w:val="00796E73"/>
    <w:rsid w:val="007E52FB"/>
    <w:rsid w:val="007F5B4D"/>
    <w:rsid w:val="0083079A"/>
    <w:rsid w:val="0084443E"/>
    <w:rsid w:val="00870233"/>
    <w:rsid w:val="008920DC"/>
    <w:rsid w:val="008C0AB2"/>
    <w:rsid w:val="008C6A6B"/>
    <w:rsid w:val="008D460C"/>
    <w:rsid w:val="008E67FE"/>
    <w:rsid w:val="008F3FEB"/>
    <w:rsid w:val="00905717"/>
    <w:rsid w:val="00974A1E"/>
    <w:rsid w:val="00997F6D"/>
    <w:rsid w:val="009D71A5"/>
    <w:rsid w:val="00A0645B"/>
    <w:rsid w:val="00A13C36"/>
    <w:rsid w:val="00A45E3A"/>
    <w:rsid w:val="00A662F5"/>
    <w:rsid w:val="00AC406B"/>
    <w:rsid w:val="00AE6B2F"/>
    <w:rsid w:val="00B12831"/>
    <w:rsid w:val="00B3528B"/>
    <w:rsid w:val="00B717F2"/>
    <w:rsid w:val="00B73462"/>
    <w:rsid w:val="00B909D0"/>
    <w:rsid w:val="00BA7239"/>
    <w:rsid w:val="00BC41DB"/>
    <w:rsid w:val="00BC60B6"/>
    <w:rsid w:val="00C147C2"/>
    <w:rsid w:val="00C3232B"/>
    <w:rsid w:val="00CD31F8"/>
    <w:rsid w:val="00CE330B"/>
    <w:rsid w:val="00CF55F4"/>
    <w:rsid w:val="00D2503E"/>
    <w:rsid w:val="00D54F15"/>
    <w:rsid w:val="00D553CE"/>
    <w:rsid w:val="00D67F3A"/>
    <w:rsid w:val="00D723A4"/>
    <w:rsid w:val="00D72B40"/>
    <w:rsid w:val="00DE19EB"/>
    <w:rsid w:val="00DF5E1D"/>
    <w:rsid w:val="00E20735"/>
    <w:rsid w:val="00E25CC0"/>
    <w:rsid w:val="00E27EF8"/>
    <w:rsid w:val="00E327B1"/>
    <w:rsid w:val="00E743BF"/>
    <w:rsid w:val="00EB0853"/>
    <w:rsid w:val="00EC126E"/>
    <w:rsid w:val="00EC45D7"/>
    <w:rsid w:val="00ED1421"/>
    <w:rsid w:val="00F03932"/>
    <w:rsid w:val="00F1167C"/>
    <w:rsid w:val="00F26B4D"/>
    <w:rsid w:val="00F54885"/>
    <w:rsid w:val="00F82D13"/>
    <w:rsid w:val="00F879FD"/>
    <w:rsid w:val="00FB11A8"/>
    <w:rsid w:val="00FB2CC0"/>
    <w:rsid w:val="00FC34C8"/>
    <w:rsid w:val="00FD4E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787FE3A"/>
  <w15:docId w15:val="{B5BAD67A-25F3-40ED-AFD3-8293B45F0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style>
  <w:style w:type="paragraph" w:styleId="Heading1">
    <w:name w:val="heading 1"/>
    <w:basedOn w:val="Heading"/>
    <w:link w:val="Heading1Char"/>
    <w:uiPriority w:val="9"/>
    <w:qFormat/>
    <w:pPr>
      <w:numPr>
        <w:numId w:val="1"/>
      </w:numPr>
      <w:outlineLvl w:val="0"/>
    </w:pPr>
    <w:rPr>
      <w:b/>
      <w:bCs/>
      <w:sz w:val="36"/>
      <w:szCs w:val="36"/>
    </w:rPr>
  </w:style>
  <w:style w:type="paragraph" w:styleId="Heading2">
    <w:name w:val="heading 2"/>
    <w:basedOn w:val="Heading"/>
    <w:pPr>
      <w:numPr>
        <w:ilvl w:val="1"/>
        <w:numId w:val="1"/>
      </w:numPr>
      <w:spacing w:before="200"/>
      <w:outlineLvl w:val="1"/>
    </w:pPr>
    <w:rPr>
      <w:b/>
      <w:bCs/>
      <w:sz w:val="32"/>
      <w:szCs w:val="32"/>
    </w:rPr>
  </w:style>
  <w:style w:type="paragraph" w:styleId="Heading3">
    <w:name w:val="heading 3"/>
    <w:basedOn w:val="Heading"/>
    <w:pPr>
      <w:numPr>
        <w:ilvl w:val="2"/>
        <w:numId w:val="1"/>
      </w:numPr>
      <w:spacing w:before="140"/>
      <w:outlineLvl w:val="2"/>
    </w:pPr>
    <w:rPr>
      <w:b/>
      <w:bCs/>
      <w:color w:val="808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rPr>
      <w:vertAlign w:val="superscript"/>
    </w:rPr>
  </w:style>
  <w:style w:type="character" w:customStyle="1" w:styleId="InternetLink">
    <w:name w:val="Internet Link"/>
    <w:rPr>
      <w:color w:val="000080"/>
      <w:u w:val="single"/>
    </w:rPr>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VisitedInternetLink">
    <w:name w:val="Visited Internet Link"/>
    <w:rPr>
      <w:color w:val="800000"/>
      <w:u w:val="single"/>
    </w:rPr>
  </w:style>
  <w:style w:type="character" w:customStyle="1" w:styleId="EndnoteAnchor">
    <w:name w:val="Endnote Anchor"/>
    <w:rPr>
      <w:vertAlign w:val="superscript"/>
    </w:rPr>
  </w:style>
  <w:style w:type="character" w:customStyle="1" w:styleId="EndnoteCharacters">
    <w:name w:val="Endnote Characters"/>
  </w:style>
  <w:style w:type="character" w:customStyle="1" w:styleId="BalloonTextChar">
    <w:name w:val="Balloon Text Char"/>
    <w:basedOn w:val="DefaultParagraphFont"/>
    <w:link w:val="BalloonText"/>
    <w:uiPriority w:val="99"/>
    <w:semiHidden/>
    <w:rsid w:val="0053691C"/>
    <w:rPr>
      <w:rFonts w:ascii="Tahoma" w:hAnsi="Tahoma" w:cs="Mangal"/>
      <w:sz w:val="16"/>
      <w:szCs w:val="14"/>
    </w:rPr>
  </w:style>
  <w:style w:type="character" w:customStyle="1" w:styleId="ListLabel1">
    <w:name w:val="ListLabel 1"/>
    <w:rPr>
      <w:rFonts w:cs="Courier New"/>
    </w:rPr>
  </w:style>
  <w:style w:type="character" w:customStyle="1" w:styleId="StrongEmphasis">
    <w:name w:val="Strong Emphasis"/>
    <w:rPr>
      <w:b/>
      <w:bCs/>
    </w:rPr>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pPr>
      <w:jc w:val="center"/>
    </w:pPr>
    <w:rPr>
      <w:b/>
      <w:bCs/>
      <w:sz w:val="56"/>
      <w:szCs w:val="56"/>
    </w:rPr>
  </w:style>
  <w:style w:type="paragraph" w:styleId="Subtitle">
    <w:name w:val="Subtitle"/>
    <w:basedOn w:val="Heading"/>
    <w:pPr>
      <w:spacing w:before="60"/>
      <w:jc w:val="center"/>
    </w:pPr>
    <w:rPr>
      <w:sz w:val="36"/>
      <w:szCs w:val="36"/>
    </w:rPr>
  </w:style>
  <w:style w:type="paragraph" w:customStyle="1" w:styleId="Footnote">
    <w:name w:val="Footnote"/>
    <w:basedOn w:val="Normal"/>
    <w:pPr>
      <w:suppressLineNumbers/>
      <w:ind w:left="339" w:hanging="339"/>
    </w:pPr>
    <w:rPr>
      <w:sz w:val="20"/>
      <w:szCs w:val="20"/>
    </w:rPr>
  </w:style>
  <w:style w:type="paragraph" w:styleId="BalloonText">
    <w:name w:val="Balloon Text"/>
    <w:basedOn w:val="Normal"/>
    <w:link w:val="BalloonTextChar"/>
    <w:uiPriority w:val="99"/>
    <w:semiHidden/>
    <w:unhideWhenUsed/>
    <w:rsid w:val="0053691C"/>
    <w:rPr>
      <w:rFonts w:ascii="Tahoma" w:hAnsi="Tahoma" w:cs="Mangal"/>
      <w:sz w:val="16"/>
      <w:szCs w:val="14"/>
    </w:rPr>
  </w:style>
  <w:style w:type="paragraph" w:styleId="NormalWeb">
    <w:name w:val="Normal (Web)"/>
    <w:basedOn w:val="Normal"/>
    <w:uiPriority w:val="99"/>
    <w:unhideWhenUsed/>
    <w:rsid w:val="000C7557"/>
    <w:pPr>
      <w:widowControl/>
      <w:suppressAutoHyphens w:val="0"/>
      <w:spacing w:before="100" w:beforeAutospacing="1" w:after="100" w:afterAutospacing="1"/>
    </w:pPr>
    <w:rPr>
      <w:rFonts w:ascii="Times New Roman" w:eastAsia="Times New Roman" w:hAnsi="Times New Roman" w:cs="Times New Roman"/>
    </w:rPr>
  </w:style>
  <w:style w:type="paragraph" w:styleId="NoSpacing">
    <w:name w:val="No Spacing"/>
    <w:link w:val="NoSpacingChar"/>
    <w:uiPriority w:val="1"/>
    <w:qFormat/>
    <w:rsid w:val="000C7557"/>
    <w:rPr>
      <w:rFonts w:asciiTheme="minorHAnsi" w:eastAsiaTheme="minorHAnsi" w:hAnsiTheme="minorHAnsi" w:cstheme="minorBidi"/>
      <w:color w:val="44546A" w:themeColor="text2"/>
      <w:sz w:val="20"/>
      <w:szCs w:val="20"/>
    </w:rPr>
  </w:style>
  <w:style w:type="character" w:customStyle="1" w:styleId="Heading1Char">
    <w:name w:val="Heading 1 Char"/>
    <w:basedOn w:val="DefaultParagraphFont"/>
    <w:link w:val="Heading1"/>
    <w:uiPriority w:val="9"/>
    <w:rsid w:val="00334413"/>
    <w:rPr>
      <w:rFonts w:ascii="Liberation Sans" w:hAnsi="Liberation Sans"/>
      <w:b/>
      <w:bCs/>
      <w:sz w:val="36"/>
      <w:szCs w:val="36"/>
    </w:rPr>
  </w:style>
  <w:style w:type="paragraph" w:styleId="Bibliography">
    <w:name w:val="Bibliography"/>
    <w:basedOn w:val="Normal"/>
    <w:next w:val="Normal"/>
    <w:uiPriority w:val="37"/>
    <w:unhideWhenUsed/>
    <w:rsid w:val="00334413"/>
    <w:rPr>
      <w:rFonts w:cs="Mangal"/>
      <w:szCs w:val="21"/>
    </w:rPr>
  </w:style>
  <w:style w:type="paragraph" w:styleId="ListParagraph">
    <w:name w:val="List Paragraph"/>
    <w:basedOn w:val="Normal"/>
    <w:uiPriority w:val="34"/>
    <w:qFormat/>
    <w:rsid w:val="00D553CE"/>
    <w:pPr>
      <w:ind w:left="720"/>
      <w:contextualSpacing/>
    </w:pPr>
    <w:rPr>
      <w:rFonts w:cs="Mangal"/>
      <w:szCs w:val="21"/>
    </w:rPr>
  </w:style>
  <w:style w:type="paragraph" w:styleId="Header">
    <w:name w:val="header"/>
    <w:basedOn w:val="Normal"/>
    <w:link w:val="HeaderChar"/>
    <w:uiPriority w:val="99"/>
    <w:unhideWhenUsed/>
    <w:rsid w:val="006704A8"/>
    <w:pPr>
      <w:tabs>
        <w:tab w:val="center" w:pos="4680"/>
        <w:tab w:val="right" w:pos="9360"/>
      </w:tabs>
    </w:pPr>
    <w:rPr>
      <w:rFonts w:cs="Mangal"/>
      <w:szCs w:val="21"/>
    </w:rPr>
  </w:style>
  <w:style w:type="character" w:customStyle="1" w:styleId="HeaderChar">
    <w:name w:val="Header Char"/>
    <w:basedOn w:val="DefaultParagraphFont"/>
    <w:link w:val="Header"/>
    <w:uiPriority w:val="99"/>
    <w:rsid w:val="006704A8"/>
    <w:rPr>
      <w:rFonts w:cs="Mangal"/>
      <w:szCs w:val="21"/>
    </w:rPr>
  </w:style>
  <w:style w:type="paragraph" w:styleId="Footer">
    <w:name w:val="footer"/>
    <w:basedOn w:val="Normal"/>
    <w:link w:val="FooterChar"/>
    <w:uiPriority w:val="99"/>
    <w:unhideWhenUsed/>
    <w:rsid w:val="006704A8"/>
    <w:pPr>
      <w:tabs>
        <w:tab w:val="center" w:pos="4680"/>
        <w:tab w:val="right" w:pos="9360"/>
      </w:tabs>
    </w:pPr>
    <w:rPr>
      <w:rFonts w:cs="Mangal"/>
      <w:szCs w:val="21"/>
    </w:rPr>
  </w:style>
  <w:style w:type="character" w:customStyle="1" w:styleId="FooterChar">
    <w:name w:val="Footer Char"/>
    <w:basedOn w:val="DefaultParagraphFont"/>
    <w:link w:val="Footer"/>
    <w:uiPriority w:val="99"/>
    <w:rsid w:val="006704A8"/>
    <w:rPr>
      <w:rFonts w:cs="Mangal"/>
      <w:szCs w:val="21"/>
    </w:rPr>
  </w:style>
  <w:style w:type="paragraph" w:customStyle="1" w:styleId="Style1">
    <w:name w:val="Style1"/>
    <w:link w:val="Style1Char"/>
    <w:qFormat/>
    <w:rsid w:val="003C36BA"/>
    <w:pPr>
      <w:spacing w:line="276" w:lineRule="auto"/>
      <w:jc w:val="both"/>
    </w:pPr>
    <w:rPr>
      <w:rFonts w:asciiTheme="minorHAnsi" w:eastAsiaTheme="minorHAnsi" w:hAnsiTheme="minorHAnsi" w:cstheme="minorBidi"/>
    </w:rPr>
  </w:style>
  <w:style w:type="character" w:styleId="LineNumber">
    <w:name w:val="line number"/>
    <w:basedOn w:val="DefaultParagraphFont"/>
    <w:uiPriority w:val="99"/>
    <w:semiHidden/>
    <w:unhideWhenUsed/>
    <w:rsid w:val="002B1C46"/>
  </w:style>
  <w:style w:type="character" w:customStyle="1" w:styleId="NoSpacingChar">
    <w:name w:val="No Spacing Char"/>
    <w:basedOn w:val="DefaultParagraphFont"/>
    <w:link w:val="NoSpacing"/>
    <w:uiPriority w:val="1"/>
    <w:rsid w:val="003C36BA"/>
    <w:rPr>
      <w:rFonts w:asciiTheme="minorHAnsi" w:eastAsiaTheme="minorHAnsi" w:hAnsiTheme="minorHAnsi" w:cstheme="minorBidi"/>
      <w:color w:val="44546A" w:themeColor="text2"/>
      <w:sz w:val="20"/>
      <w:szCs w:val="20"/>
    </w:rPr>
  </w:style>
  <w:style w:type="character" w:customStyle="1" w:styleId="Style1Char">
    <w:name w:val="Style1 Char"/>
    <w:basedOn w:val="NoSpacingChar"/>
    <w:link w:val="Style1"/>
    <w:rsid w:val="003C36BA"/>
    <w:rPr>
      <w:rFonts w:asciiTheme="minorHAnsi" w:eastAsiaTheme="minorHAnsi" w:hAnsiTheme="minorHAnsi" w:cstheme="minorBidi"/>
      <w:color w:val="44546A" w:themeColor="text2"/>
      <w:sz w:val="20"/>
      <w:szCs w:val="20"/>
    </w:rPr>
  </w:style>
  <w:style w:type="character" w:styleId="CommentReference">
    <w:name w:val="annotation reference"/>
    <w:basedOn w:val="DefaultParagraphFont"/>
    <w:uiPriority w:val="99"/>
    <w:semiHidden/>
    <w:unhideWhenUsed/>
    <w:rsid w:val="005000EB"/>
    <w:rPr>
      <w:sz w:val="16"/>
      <w:szCs w:val="16"/>
    </w:rPr>
  </w:style>
  <w:style w:type="paragraph" w:styleId="CommentText">
    <w:name w:val="annotation text"/>
    <w:basedOn w:val="Normal"/>
    <w:link w:val="CommentTextChar"/>
    <w:uiPriority w:val="99"/>
    <w:semiHidden/>
    <w:unhideWhenUsed/>
    <w:rsid w:val="005000EB"/>
    <w:rPr>
      <w:sz w:val="20"/>
      <w:szCs w:val="20"/>
    </w:rPr>
  </w:style>
  <w:style w:type="character" w:customStyle="1" w:styleId="CommentTextChar">
    <w:name w:val="Comment Text Char"/>
    <w:basedOn w:val="DefaultParagraphFont"/>
    <w:link w:val="CommentText"/>
    <w:uiPriority w:val="99"/>
    <w:semiHidden/>
    <w:rsid w:val="005000EB"/>
    <w:rPr>
      <w:sz w:val="20"/>
      <w:szCs w:val="20"/>
    </w:rPr>
  </w:style>
  <w:style w:type="paragraph" w:styleId="CommentSubject">
    <w:name w:val="annotation subject"/>
    <w:basedOn w:val="CommentText"/>
    <w:next w:val="CommentText"/>
    <w:link w:val="CommentSubjectChar"/>
    <w:uiPriority w:val="99"/>
    <w:semiHidden/>
    <w:unhideWhenUsed/>
    <w:rsid w:val="005000EB"/>
    <w:rPr>
      <w:b/>
      <w:bCs/>
    </w:rPr>
  </w:style>
  <w:style w:type="character" w:customStyle="1" w:styleId="CommentSubjectChar">
    <w:name w:val="Comment Subject Char"/>
    <w:basedOn w:val="CommentTextChar"/>
    <w:link w:val="CommentSubject"/>
    <w:uiPriority w:val="99"/>
    <w:semiHidden/>
    <w:rsid w:val="005000E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558885">
      <w:bodyDiv w:val="1"/>
      <w:marLeft w:val="0"/>
      <w:marRight w:val="0"/>
      <w:marTop w:val="0"/>
      <w:marBottom w:val="0"/>
      <w:divBdr>
        <w:top w:val="none" w:sz="0" w:space="0" w:color="auto"/>
        <w:left w:val="none" w:sz="0" w:space="0" w:color="auto"/>
        <w:bottom w:val="none" w:sz="0" w:space="0" w:color="auto"/>
        <w:right w:val="none" w:sz="0" w:space="0" w:color="auto"/>
      </w:divBdr>
    </w:div>
    <w:div w:id="51779088">
      <w:bodyDiv w:val="1"/>
      <w:marLeft w:val="0"/>
      <w:marRight w:val="0"/>
      <w:marTop w:val="0"/>
      <w:marBottom w:val="0"/>
      <w:divBdr>
        <w:top w:val="none" w:sz="0" w:space="0" w:color="auto"/>
        <w:left w:val="none" w:sz="0" w:space="0" w:color="auto"/>
        <w:bottom w:val="none" w:sz="0" w:space="0" w:color="auto"/>
        <w:right w:val="none" w:sz="0" w:space="0" w:color="auto"/>
      </w:divBdr>
    </w:div>
    <w:div w:id="431173061">
      <w:bodyDiv w:val="1"/>
      <w:marLeft w:val="0"/>
      <w:marRight w:val="0"/>
      <w:marTop w:val="0"/>
      <w:marBottom w:val="0"/>
      <w:divBdr>
        <w:top w:val="none" w:sz="0" w:space="0" w:color="auto"/>
        <w:left w:val="none" w:sz="0" w:space="0" w:color="auto"/>
        <w:bottom w:val="none" w:sz="0" w:space="0" w:color="auto"/>
        <w:right w:val="none" w:sz="0" w:space="0" w:color="auto"/>
      </w:divBdr>
    </w:div>
    <w:div w:id="516117949">
      <w:bodyDiv w:val="1"/>
      <w:marLeft w:val="0"/>
      <w:marRight w:val="0"/>
      <w:marTop w:val="0"/>
      <w:marBottom w:val="0"/>
      <w:divBdr>
        <w:top w:val="none" w:sz="0" w:space="0" w:color="auto"/>
        <w:left w:val="none" w:sz="0" w:space="0" w:color="auto"/>
        <w:bottom w:val="none" w:sz="0" w:space="0" w:color="auto"/>
        <w:right w:val="none" w:sz="0" w:space="0" w:color="auto"/>
      </w:divBdr>
    </w:div>
    <w:div w:id="657030563">
      <w:bodyDiv w:val="1"/>
      <w:marLeft w:val="0"/>
      <w:marRight w:val="0"/>
      <w:marTop w:val="0"/>
      <w:marBottom w:val="0"/>
      <w:divBdr>
        <w:top w:val="none" w:sz="0" w:space="0" w:color="auto"/>
        <w:left w:val="none" w:sz="0" w:space="0" w:color="auto"/>
        <w:bottom w:val="none" w:sz="0" w:space="0" w:color="auto"/>
        <w:right w:val="none" w:sz="0" w:space="0" w:color="auto"/>
      </w:divBdr>
    </w:div>
    <w:div w:id="802623987">
      <w:bodyDiv w:val="1"/>
      <w:marLeft w:val="0"/>
      <w:marRight w:val="0"/>
      <w:marTop w:val="0"/>
      <w:marBottom w:val="0"/>
      <w:divBdr>
        <w:top w:val="none" w:sz="0" w:space="0" w:color="auto"/>
        <w:left w:val="none" w:sz="0" w:space="0" w:color="auto"/>
        <w:bottom w:val="none" w:sz="0" w:space="0" w:color="auto"/>
        <w:right w:val="none" w:sz="0" w:space="0" w:color="auto"/>
      </w:divBdr>
    </w:div>
    <w:div w:id="1067336619">
      <w:bodyDiv w:val="1"/>
      <w:marLeft w:val="0"/>
      <w:marRight w:val="0"/>
      <w:marTop w:val="0"/>
      <w:marBottom w:val="0"/>
      <w:divBdr>
        <w:top w:val="none" w:sz="0" w:space="0" w:color="auto"/>
        <w:left w:val="none" w:sz="0" w:space="0" w:color="auto"/>
        <w:bottom w:val="none" w:sz="0" w:space="0" w:color="auto"/>
        <w:right w:val="none" w:sz="0" w:space="0" w:color="auto"/>
      </w:divBdr>
    </w:div>
    <w:div w:id="1217813495">
      <w:bodyDiv w:val="1"/>
      <w:marLeft w:val="0"/>
      <w:marRight w:val="0"/>
      <w:marTop w:val="0"/>
      <w:marBottom w:val="0"/>
      <w:divBdr>
        <w:top w:val="none" w:sz="0" w:space="0" w:color="auto"/>
        <w:left w:val="none" w:sz="0" w:space="0" w:color="auto"/>
        <w:bottom w:val="none" w:sz="0" w:space="0" w:color="auto"/>
        <w:right w:val="none" w:sz="0" w:space="0" w:color="auto"/>
      </w:divBdr>
    </w:div>
    <w:div w:id="1430157791">
      <w:bodyDiv w:val="1"/>
      <w:marLeft w:val="0"/>
      <w:marRight w:val="0"/>
      <w:marTop w:val="0"/>
      <w:marBottom w:val="0"/>
      <w:divBdr>
        <w:top w:val="none" w:sz="0" w:space="0" w:color="auto"/>
        <w:left w:val="none" w:sz="0" w:space="0" w:color="auto"/>
        <w:bottom w:val="none" w:sz="0" w:space="0" w:color="auto"/>
        <w:right w:val="none" w:sz="0" w:space="0" w:color="auto"/>
      </w:divBdr>
    </w:div>
    <w:div w:id="1473330190">
      <w:bodyDiv w:val="1"/>
      <w:marLeft w:val="0"/>
      <w:marRight w:val="0"/>
      <w:marTop w:val="0"/>
      <w:marBottom w:val="0"/>
      <w:divBdr>
        <w:top w:val="none" w:sz="0" w:space="0" w:color="auto"/>
        <w:left w:val="none" w:sz="0" w:space="0" w:color="auto"/>
        <w:bottom w:val="none" w:sz="0" w:space="0" w:color="auto"/>
        <w:right w:val="none" w:sz="0" w:space="0" w:color="auto"/>
      </w:divBdr>
    </w:div>
    <w:div w:id="1575973942">
      <w:bodyDiv w:val="1"/>
      <w:marLeft w:val="0"/>
      <w:marRight w:val="0"/>
      <w:marTop w:val="0"/>
      <w:marBottom w:val="0"/>
      <w:divBdr>
        <w:top w:val="none" w:sz="0" w:space="0" w:color="auto"/>
        <w:left w:val="none" w:sz="0" w:space="0" w:color="auto"/>
        <w:bottom w:val="none" w:sz="0" w:space="0" w:color="auto"/>
        <w:right w:val="none" w:sz="0" w:space="0" w:color="auto"/>
      </w:divBdr>
    </w:div>
    <w:div w:id="1804149490">
      <w:bodyDiv w:val="1"/>
      <w:marLeft w:val="0"/>
      <w:marRight w:val="0"/>
      <w:marTop w:val="0"/>
      <w:marBottom w:val="0"/>
      <w:divBdr>
        <w:top w:val="none" w:sz="0" w:space="0" w:color="auto"/>
        <w:left w:val="none" w:sz="0" w:space="0" w:color="auto"/>
        <w:bottom w:val="none" w:sz="0" w:space="0" w:color="auto"/>
        <w:right w:val="none" w:sz="0" w:space="0" w:color="auto"/>
      </w:divBdr>
    </w:div>
    <w:div w:id="1851793498">
      <w:bodyDiv w:val="1"/>
      <w:marLeft w:val="0"/>
      <w:marRight w:val="0"/>
      <w:marTop w:val="0"/>
      <w:marBottom w:val="0"/>
      <w:divBdr>
        <w:top w:val="none" w:sz="0" w:space="0" w:color="auto"/>
        <w:left w:val="none" w:sz="0" w:space="0" w:color="auto"/>
        <w:bottom w:val="none" w:sz="0" w:space="0" w:color="auto"/>
        <w:right w:val="none" w:sz="0" w:space="0" w:color="auto"/>
      </w:divBdr>
    </w:div>
    <w:div w:id="2015717832">
      <w:bodyDiv w:val="1"/>
      <w:marLeft w:val="0"/>
      <w:marRight w:val="0"/>
      <w:marTop w:val="0"/>
      <w:marBottom w:val="0"/>
      <w:divBdr>
        <w:top w:val="none" w:sz="0" w:space="0" w:color="auto"/>
        <w:left w:val="none" w:sz="0" w:space="0" w:color="auto"/>
        <w:bottom w:val="none" w:sz="0" w:space="0" w:color="auto"/>
        <w:right w:val="none" w:sz="0" w:space="0" w:color="auto"/>
      </w:divBdr>
    </w:div>
    <w:div w:id="20183890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7.jpg"/><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5" Type="http://schemas.openxmlformats.org/officeDocument/2006/relationships/oleObject" Target="embeddings/oleObject1.bin"/><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9.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2.jp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b:Tag>Jia16</b:Tag>
    <b:SourceType>DocumentFromInternetSite</b:SourceType>
    <b:Guid>{9D2290AD-C61E-4AB6-8EEE-C269866441B9}</b:Guid>
    <b:Author>
      <b:Author>
        <b:NameList>
          <b:Person>
            <b:Last>Jian Sun</b:Last>
            <b:First>Weiwei</b:First>
            <b:Middle>Zhang, Xiaoou Tang, Heung-Yeung Shum</b:Middle>
          </b:Person>
        </b:NameList>
      </b:Author>
    </b:Author>
    <b:Title>Background Cut</b:Title>
    <b:InternetSiteTitle>Microsoft</b:InternetSiteTitle>
    <b:Year>2016</b:Year>
    <b:Month>February</b:Month>
    <b:Day>19</b:Day>
    <b:URL>http://research.microsoft.com/en-us/um/people/jiansun/papers/BgCut_Camera.pdf</b:URL>
    <b:RefOrder>1</b:RefOrder>
  </b:Source>
  <b:Source>
    <b:Tag>Jeo16</b:Tag>
    <b:SourceType>DocumentFromInternetSite</b:SourceType>
    <b:Guid>{817768EB-D502-4B36-A3CA-9EA12028B4D3}</b:Guid>
    <b:Title>A Background Removal Algorithm using the Variable Order nxm Dimenional Vector</b:Title>
    <b:InternetSiteTitle>SERCS</b:InternetSiteTitle>
    <b:Year>2016</b:Year>
    <b:Month>February</b:Month>
    <b:Day>19</b:Day>
    <b:URL>http://www.sersc.org/journals/IJSEIA/vol7_no6_2013/22.pdf</b:URL>
    <b:Author>
      <b:Author>
        <b:NameList>
          <b:Person>
            <b:Last>Jeong-In Park</b:Last>
            <b:First>Jin-Tak</b:First>
            <b:Middle>Choi</b:Middle>
          </b:Person>
        </b:NameList>
      </b:Author>
    </b:Author>
    <b:RefOrder>2</b:RefOrder>
  </b:Source>
  <b:Source>
    <b:Tag>Mor16</b:Tag>
    <b:SourceType>DocumentFromInternetSite</b:SourceType>
    <b:Guid>{C67F4D46-C19A-4354-A84B-24A28173DA77}</b:Guid>
    <b:Author>
      <b:Author>
        <b:Corporate>MorphoTrust USA</b:Corporate>
      </b:Author>
    </b:Author>
    <b:Title>System and Method for Creating a Virtual Backdrop</b:Title>
    <b:InternetSiteTitle>Free Patents Online</b:InternetSiteTitle>
    <b:Year>2016</b:Year>
    <b:Month>February</b:Month>
    <b:Day>19</b:Day>
    <b:URL>http://www.freepatentsonline.com/20150030213.pdf</b:URL>
    <b:RefOrder>3</b:RefOrder>
  </b:Source>
  <b:Source>
    <b:Tag>KCC16</b:Tag>
    <b:SourceType>InternetSite</b:SourceType>
    <b:Guid>{EBC61CCE-E0CA-4390-8906-230381CE9BDE}</b:Guid>
    <b:Title>List of locations released for new driver's license kiosks</b:Title>
    <b:InternetSiteTitle>KCCI</b:InternetSiteTitle>
    <b:Year>2016</b:Year>
    <b:Month>February</b:Month>
    <b:Day>18</b:Day>
    <b:URL>http://www.kcci.com/news/new-kiosks-let-you-renew-your-iowa-drivers-license/33374300</b:URL>
    <b:Author>
      <b:Author>
        <b:Corporate>KCCI</b:Corporate>
      </b:Author>
    </b:Author>
    <b:RefOrder>4</b:RefOrder>
  </b:Source>
  <b:Source>
    <b:Tag>Ame16</b:Tag>
    <b:SourceType>DocumentFromInternetSite</b:SourceType>
    <b:Guid>{17D4E300-667A-4F90-890A-A4AA15245A9E}</b:Guid>
    <b:Title>AAMVA DL/ID Card Design Standard</b:Title>
    <b:Year>2016</b:Year>
    <b:Author>
      <b:Author>
        <b:Corporate>American Association of Motor Vehicle Administrators</b:Corporate>
      </b:Author>
    </b:Author>
    <b:InternetSiteTitle>AAMVA</b:InternetSiteTitle>
    <b:Month>February</b:Month>
    <b:Day>10</b:Day>
    <b:URL>http://www.aamva.org/WorkArea/DownloadAsset.aspx?id=4435</b:URL>
    <b:RefOrder>5</b:RefOrder>
  </b:Source>
  <b:Source>
    <b:Tag>Wik16</b:Tag>
    <b:SourceType>InternetSite</b:SourceType>
    <b:Guid>{34E7650F-6594-4AFA-8E72-41616B4A1C00}</b:Guid>
    <b:Title>Background subtraction</b:Title>
    <b:InternetSiteTitle>Wikipedia</b:InternetSiteTitle>
    <b:Year>2016</b:Year>
    <b:Month>February</b:Month>
    <b:Day>19</b:Day>
    <b:URL>https://en.wikipedia.org/wiki/Background_subtraction</b:URL>
    <b:Author>
      <b:Author>
        <b:Corporate>Wikipedia</b:Corporate>
      </b:Author>
    </b:Author>
    <b:RefOrder>6</b:RefOrder>
  </b:Source>
  <b:Source>
    <b:Tag>Iow16</b:Tag>
    <b:SourceType>InternetSite</b:SourceType>
    <b:Guid>{AA5245BA-4718-4BEA-A458-60D0778E5447}</b:Guid>
    <b:Title>Kiosks</b:Title>
    <b:Year>2016</b:Year>
    <b:Medium>Web site</b:Medium>
    <b:Author>
      <b:Author>
        <b:Corporate>Iowa Department of Transportation</b:Corporate>
      </b:Author>
    </b:Author>
    <b:Month>February</b:Month>
    <b:Day>20</b:Day>
    <b:YearAccessed>2016</b:YearAccessed>
    <b:MonthAccessed>February</b:MonthAccessed>
    <b:DayAccessed>20</b:DayAccessed>
    <b:URL>http://www.iowadot.gov/mvd/kiosks.html</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411339-C981-4AF0-AF80-7A12E0F3B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7766</Words>
  <Characters>44270</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Virtual Backdrop</vt:lpstr>
    </vt:vector>
  </TitlesOfParts>
  <Company/>
  <LinksUpToDate>false</LinksUpToDate>
  <CharactersWithSpaces>51933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Virtual Backdrop</dc:title>
  <dc:subject/>
  <dc:creator>Edward Jezisek, Nichole Dugan, Brian Schulte</dc:creator>
  <cp:keywords/>
  <dc:description/>
  <cp:lastModifiedBy>Dugan, Nichole L</cp:lastModifiedBy>
  <cp:revision>2</cp:revision>
  <cp:lastPrinted>2016-03-11T02:29:00Z</cp:lastPrinted>
  <dcterms:created xsi:type="dcterms:W3CDTF">2016-04-24T17:22:00Z</dcterms:created>
  <dcterms:modified xsi:type="dcterms:W3CDTF">2016-04-24T17:22:00Z</dcterms:modified>
  <cp:category>CprE 575</cp:category>
  <dc:language>en-US</dc:language>
</cp:coreProperties>
</file>